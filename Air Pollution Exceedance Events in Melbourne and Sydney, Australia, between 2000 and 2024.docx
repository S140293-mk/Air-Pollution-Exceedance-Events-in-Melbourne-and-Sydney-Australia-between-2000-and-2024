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DEF3F" w14:textId="57459AA6" w:rsidR="00F4153F" w:rsidRPr="00857AEB" w:rsidRDefault="00F4153F" w:rsidP="00B31067">
      <w:pPr>
        <w:spacing w:line="360" w:lineRule="auto"/>
        <w:rPr>
          <w:rFonts w:ascii="Times New Roman" w:hAnsi="Times New Roman" w:cs="Times New Roman"/>
          <w:b/>
          <w:bCs/>
          <w:sz w:val="32"/>
          <w:szCs w:val="32"/>
        </w:rPr>
      </w:pPr>
      <w:r w:rsidRPr="00857AEB">
        <w:rPr>
          <w:rFonts w:ascii="Times New Roman" w:hAnsi="Times New Roman" w:cs="Times New Roman"/>
          <w:b/>
          <w:bCs/>
          <w:sz w:val="32"/>
          <w:szCs w:val="32"/>
        </w:rPr>
        <w:t>Air Pollution Exceedance Events in Melbourne and Sydney, Australia, between 2000 and 2024</w:t>
      </w:r>
      <w:del w:id="0" w:author="Simon William Mkasimongwa" w:date="2024-11-14T10:06:00Z" w16du:dateUtc="2024-11-13T23:06:00Z">
        <w:r w:rsidR="008E5B6A" w:rsidDel="00642014">
          <w:rPr>
            <w:rFonts w:ascii="Times New Roman" w:hAnsi="Times New Roman" w:cs="Times New Roman"/>
            <w:b/>
            <w:bCs/>
            <w:sz w:val="32"/>
            <w:szCs w:val="32"/>
          </w:rPr>
          <w:delText>.</w:delText>
        </w:r>
      </w:del>
    </w:p>
    <w:p w14:paraId="3783A939" w14:textId="7C618959" w:rsidR="004600C7" w:rsidRPr="00857AEB" w:rsidRDefault="004600C7" w:rsidP="00B31067">
      <w:pPr>
        <w:spacing w:line="360" w:lineRule="auto"/>
        <w:rPr>
          <w:rFonts w:ascii="Times New Roman" w:hAnsi="Times New Roman" w:cs="Times New Roman"/>
          <w:sz w:val="24"/>
          <w:szCs w:val="24"/>
        </w:rPr>
      </w:pPr>
      <w:r w:rsidRPr="00857AEB">
        <w:rPr>
          <w:rFonts w:ascii="Times New Roman" w:hAnsi="Times New Roman" w:cs="Times New Roman"/>
          <w:sz w:val="24"/>
          <w:szCs w:val="24"/>
        </w:rPr>
        <w:t xml:space="preserve">Simon William Mkasimongwa </w:t>
      </w:r>
      <w:r w:rsidRPr="00857AEB">
        <w:rPr>
          <w:rFonts w:ascii="Times New Roman" w:hAnsi="Times New Roman" w:cs="Times New Roman"/>
          <w:sz w:val="24"/>
          <w:szCs w:val="24"/>
          <w:vertAlign w:val="superscript"/>
        </w:rPr>
        <w:t>a</w:t>
      </w:r>
      <w:r w:rsidRPr="00857AEB">
        <w:rPr>
          <w:rFonts w:ascii="Times New Roman" w:hAnsi="Times New Roman" w:cs="Times New Roman"/>
          <w:sz w:val="24"/>
          <w:szCs w:val="24"/>
        </w:rPr>
        <w:t xml:space="preserve">, Stephen J. Livesley </w:t>
      </w:r>
      <w:r w:rsidRPr="00857AEB">
        <w:rPr>
          <w:rFonts w:ascii="Times New Roman" w:hAnsi="Times New Roman" w:cs="Times New Roman"/>
          <w:sz w:val="24"/>
          <w:szCs w:val="24"/>
          <w:vertAlign w:val="superscript"/>
        </w:rPr>
        <w:t>b</w:t>
      </w:r>
      <w:r w:rsidRPr="00857AEB">
        <w:rPr>
          <w:rFonts w:ascii="Times New Roman" w:hAnsi="Times New Roman" w:cs="Times New Roman"/>
          <w:sz w:val="24"/>
          <w:szCs w:val="24"/>
        </w:rPr>
        <w:t xml:space="preserve">, </w:t>
      </w:r>
      <w:r w:rsidR="00A67DAA" w:rsidRPr="00857AEB">
        <w:rPr>
          <w:rFonts w:ascii="Times New Roman" w:hAnsi="Times New Roman" w:cs="Times New Roman"/>
          <w:sz w:val="24"/>
          <w:szCs w:val="24"/>
        </w:rPr>
        <w:t>Robert G. Ryan</w:t>
      </w:r>
      <w:r w:rsidR="00A67DAA" w:rsidRPr="00857AEB">
        <w:rPr>
          <w:rFonts w:ascii="Times New Roman" w:hAnsi="Times New Roman" w:cs="Times New Roman"/>
          <w:sz w:val="24"/>
          <w:szCs w:val="24"/>
          <w:vertAlign w:val="superscript"/>
        </w:rPr>
        <w:t xml:space="preserve"> a</w:t>
      </w:r>
      <w:r w:rsidR="00A67DAA" w:rsidRPr="00857AEB">
        <w:rPr>
          <w:rFonts w:ascii="Times New Roman" w:hAnsi="Times New Roman" w:cs="Times New Roman"/>
          <w:sz w:val="24"/>
          <w:szCs w:val="24"/>
        </w:rPr>
        <w:t>,</w:t>
      </w:r>
      <w:r w:rsidR="009B16AD" w:rsidRPr="00857AEB">
        <w:rPr>
          <w:rFonts w:ascii="Times New Roman" w:hAnsi="Times New Roman" w:cs="Times New Roman"/>
          <w:sz w:val="24"/>
          <w:szCs w:val="24"/>
        </w:rPr>
        <w:t xml:space="preserve"> </w:t>
      </w:r>
      <w:r w:rsidRPr="00857AEB">
        <w:rPr>
          <w:rFonts w:ascii="Times New Roman" w:hAnsi="Times New Roman" w:cs="Times New Roman"/>
          <w:sz w:val="24"/>
          <w:szCs w:val="24"/>
        </w:rPr>
        <w:t xml:space="preserve">Robyn Schofield </w:t>
      </w:r>
      <w:r w:rsidRPr="00857AEB">
        <w:rPr>
          <w:rFonts w:ascii="Times New Roman" w:hAnsi="Times New Roman" w:cs="Times New Roman"/>
          <w:sz w:val="24"/>
          <w:szCs w:val="24"/>
          <w:vertAlign w:val="superscript"/>
        </w:rPr>
        <w:t>a</w:t>
      </w:r>
      <w:r w:rsidR="00A67DAA" w:rsidRPr="00857AEB">
        <w:rPr>
          <w:rFonts w:ascii="Times New Roman" w:hAnsi="Times New Roman" w:cs="Times New Roman"/>
          <w:sz w:val="24"/>
          <w:szCs w:val="24"/>
          <w:vertAlign w:val="superscript"/>
        </w:rPr>
        <w:t xml:space="preserve"> </w:t>
      </w:r>
    </w:p>
    <w:p w14:paraId="50FFBD68" w14:textId="77777777" w:rsidR="004600C7" w:rsidRPr="00B31067" w:rsidRDefault="004600C7" w:rsidP="00B31067">
      <w:pPr>
        <w:spacing w:line="360" w:lineRule="auto"/>
        <w:jc w:val="both"/>
        <w:rPr>
          <w:rFonts w:ascii="Times New Roman" w:hAnsi="Times New Roman" w:cs="Times New Roman"/>
          <w:sz w:val="24"/>
          <w:szCs w:val="24"/>
        </w:rPr>
      </w:pPr>
      <w:r w:rsidRPr="244F9BC5">
        <w:rPr>
          <w:rFonts w:ascii="Times New Roman" w:hAnsi="Times New Roman" w:cs="Times New Roman"/>
          <w:sz w:val="24"/>
          <w:szCs w:val="24"/>
          <w:vertAlign w:val="superscript"/>
        </w:rPr>
        <w:t>a</w:t>
      </w:r>
      <w:del w:id="1" w:author="Robyn Schofield" w:date="2024-11-07T03:34:00Z">
        <w:r w:rsidRPr="244F9BC5" w:rsidDel="004600C7">
          <w:rPr>
            <w:rFonts w:ascii="Times New Roman" w:hAnsi="Times New Roman" w:cs="Times New Roman"/>
            <w:sz w:val="24"/>
            <w:szCs w:val="24"/>
          </w:rPr>
          <w:delText>,</w:delText>
        </w:r>
      </w:del>
      <w:r w:rsidRPr="244F9BC5">
        <w:rPr>
          <w:rFonts w:ascii="Times New Roman" w:hAnsi="Times New Roman" w:cs="Times New Roman"/>
          <w:sz w:val="24"/>
          <w:szCs w:val="24"/>
        </w:rPr>
        <w:t xml:space="preserve"> School of Geography Earth and Atmospheric Science, University of Melbourne, Melbourne, VIC, Australia.</w:t>
      </w:r>
    </w:p>
    <w:p w14:paraId="7E12267B" w14:textId="77777777" w:rsidR="004600C7" w:rsidRPr="00B31067" w:rsidRDefault="004600C7" w:rsidP="00B31067">
      <w:pPr>
        <w:spacing w:line="360" w:lineRule="auto"/>
        <w:jc w:val="both"/>
        <w:rPr>
          <w:rFonts w:ascii="Times New Roman" w:hAnsi="Times New Roman" w:cs="Times New Roman"/>
          <w:sz w:val="24"/>
          <w:szCs w:val="24"/>
        </w:rPr>
      </w:pPr>
      <w:r w:rsidRPr="00B31067">
        <w:rPr>
          <w:rFonts w:ascii="Times New Roman" w:hAnsi="Times New Roman" w:cs="Times New Roman"/>
          <w:sz w:val="24"/>
          <w:szCs w:val="24"/>
          <w:vertAlign w:val="superscript"/>
        </w:rPr>
        <w:t>b</w:t>
      </w:r>
      <w:r w:rsidRPr="00B31067">
        <w:rPr>
          <w:rFonts w:ascii="Times New Roman" w:hAnsi="Times New Roman" w:cs="Times New Roman"/>
          <w:sz w:val="24"/>
          <w:szCs w:val="24"/>
        </w:rPr>
        <w:t xml:space="preserve"> School of Agriculture, Food and Ecosystem Sciences, Burnley Campus, University of Melbourne, 500 Yarra Boulevard, Richmond, VIC 3121, Australia.</w:t>
      </w:r>
    </w:p>
    <w:p w14:paraId="1F24DCA6" w14:textId="77777777" w:rsidR="002B6933" w:rsidRPr="00857AEB" w:rsidRDefault="002B6933" w:rsidP="002B6933">
      <w:pPr>
        <w:rPr>
          <w:rFonts w:ascii="Times New Roman" w:hAnsi="Times New Roman" w:cs="Times New Roman"/>
          <w:b/>
          <w:bCs/>
          <w:sz w:val="24"/>
          <w:szCs w:val="24"/>
        </w:rPr>
      </w:pPr>
    </w:p>
    <w:p w14:paraId="08A27BD2" w14:textId="633263A0" w:rsidR="000F607D" w:rsidRPr="00857AEB" w:rsidRDefault="002B6933" w:rsidP="002B6933">
      <w:pPr>
        <w:rPr>
          <w:rFonts w:ascii="Times New Roman" w:hAnsi="Times New Roman" w:cs="Times New Roman"/>
          <w:sz w:val="24"/>
          <w:szCs w:val="24"/>
        </w:rPr>
      </w:pPr>
      <w:r w:rsidRPr="00857AEB">
        <w:rPr>
          <w:rFonts w:ascii="Times New Roman" w:hAnsi="Times New Roman" w:cs="Times New Roman"/>
          <w:b/>
          <w:bCs/>
          <w:sz w:val="24"/>
          <w:szCs w:val="24"/>
        </w:rPr>
        <w:t>Abstract</w:t>
      </w:r>
    </w:p>
    <w:p w14:paraId="53268BF3" w14:textId="77777777" w:rsidR="001E3808" w:rsidRPr="00DB6DFD" w:rsidRDefault="001E3808" w:rsidP="001E3808">
      <w:pPr>
        <w:spacing w:line="360" w:lineRule="auto"/>
        <w:jc w:val="both"/>
        <w:rPr>
          <w:ins w:id="2" w:author="Simon William Mkasimongwa" w:date="2024-11-15T11:39:00Z" w16du:dateUtc="2024-11-15T00:39:00Z"/>
          <w:rFonts w:ascii="Times New Roman" w:hAnsi="Times New Roman" w:cs="Times New Roman"/>
        </w:rPr>
      </w:pPr>
      <w:ins w:id="3" w:author="Simon William Mkasimongwa" w:date="2024-11-15T11:39:00Z" w16du:dateUtc="2024-11-15T00:39:00Z">
        <w:r w:rsidRPr="00DB6DFD">
          <w:rPr>
            <w:rFonts w:ascii="Times New Roman" w:hAnsi="Times New Roman" w:cs="Times New Roman"/>
          </w:rPr>
          <w:t>Many Australian cities with good air quality still face significant challenges from air pollution events. Using air quality exceedance analysis, this study evaluates publicly available data in Melbourne and Sydney, focusing on compliance with World Health Organization (WHO) guidelines, national and state standards, the frequency and types of air pollution exceedance events, and data coverage for city-scale evaluation. Melbourne’s air quality generally complies with national and state standards more often than Sydney’s; however, both cities consistently fail to meet WHO air quality guidelines. Since 2000, Sydney recorded single-pollutant events on 15% of measured days and multi-pollutant events on 85% of measured days. In Melbourne, single-pollutant events were recorded on 43% of measured days, and multi-pollutant events on 7%. In Sydney, NO</w:t>
        </w:r>
        <w:r w:rsidRPr="00DB6DFD">
          <w:rPr>
            <w:rFonts w:ascii="Times New Roman" w:hAnsi="Times New Roman" w:cs="Times New Roman"/>
            <w:vertAlign w:val="subscript"/>
          </w:rPr>
          <w:t>2</w:t>
        </w:r>
        <w:r w:rsidRPr="00DB6DFD">
          <w:rPr>
            <w:rFonts w:ascii="Times New Roman" w:hAnsi="Times New Roman" w:cs="Times New Roman"/>
          </w:rPr>
          <w:t xml:space="preserve"> exceeded WHO guidelines on 96% of measured days, PM</w:t>
        </w:r>
        <w:r w:rsidRPr="00DB6DFD">
          <w:rPr>
            <w:rFonts w:ascii="Times New Roman" w:hAnsi="Times New Roman" w:cs="Times New Roman"/>
            <w:vertAlign w:val="subscript"/>
          </w:rPr>
          <w:t xml:space="preserve">2.5 </w:t>
        </w:r>
        <w:r w:rsidRPr="00DB6DFD">
          <w:rPr>
            <w:rFonts w:ascii="Times New Roman" w:hAnsi="Times New Roman" w:cs="Times New Roman"/>
          </w:rPr>
          <w:t>on 79%, PM</w:t>
        </w:r>
        <w:r w:rsidRPr="00DB6DFD">
          <w:rPr>
            <w:rFonts w:ascii="Times New Roman" w:hAnsi="Times New Roman" w:cs="Times New Roman"/>
            <w:vertAlign w:val="subscript"/>
          </w:rPr>
          <w:t>10</w:t>
        </w:r>
        <w:r w:rsidRPr="00DB6DFD">
          <w:rPr>
            <w:rFonts w:ascii="Times New Roman" w:hAnsi="Times New Roman" w:cs="Times New Roman"/>
          </w:rPr>
          <w:t xml:space="preserve"> on 64%, and O</w:t>
        </w:r>
        <w:r w:rsidRPr="00DB6DFD">
          <w:rPr>
            <w:rFonts w:ascii="Times New Roman" w:hAnsi="Times New Roman" w:cs="Times New Roman"/>
            <w:vertAlign w:val="subscript"/>
          </w:rPr>
          <w:t>3</w:t>
        </w:r>
        <w:r w:rsidRPr="00DB6DFD">
          <w:rPr>
            <w:rFonts w:ascii="Times New Roman" w:hAnsi="Times New Roman" w:cs="Times New Roman"/>
          </w:rPr>
          <w:t xml:space="preserve"> on 6%. In Melbourne, NO</w:t>
        </w:r>
        <w:r w:rsidRPr="00DB6DFD">
          <w:rPr>
            <w:rFonts w:ascii="Times New Roman" w:hAnsi="Times New Roman" w:cs="Times New Roman"/>
            <w:vertAlign w:val="subscript"/>
          </w:rPr>
          <w:t>2</w:t>
        </w:r>
        <w:r w:rsidRPr="00DB6DFD">
          <w:rPr>
            <w:rFonts w:ascii="Times New Roman" w:hAnsi="Times New Roman" w:cs="Times New Roman"/>
          </w:rPr>
          <w:t xml:space="preserve"> exceeded on 47% of measured days, PM</w:t>
        </w:r>
        <w:r w:rsidRPr="00DB6DFD">
          <w:rPr>
            <w:rFonts w:ascii="Times New Roman" w:hAnsi="Times New Roman" w:cs="Times New Roman"/>
            <w:vertAlign w:val="subscript"/>
          </w:rPr>
          <w:t xml:space="preserve">2.5 </w:t>
        </w:r>
        <w:r w:rsidRPr="00DB6DFD">
          <w:rPr>
            <w:rFonts w:ascii="Times New Roman" w:hAnsi="Times New Roman" w:cs="Times New Roman"/>
          </w:rPr>
          <w:t>on 4%, PM</w:t>
        </w:r>
        <w:r w:rsidRPr="00DB6DFD">
          <w:rPr>
            <w:rFonts w:ascii="Times New Roman" w:hAnsi="Times New Roman" w:cs="Times New Roman"/>
            <w:vertAlign w:val="subscript"/>
          </w:rPr>
          <w:t>10</w:t>
        </w:r>
        <w:r w:rsidRPr="00DB6DFD">
          <w:rPr>
            <w:rFonts w:ascii="Times New Roman" w:hAnsi="Times New Roman" w:cs="Times New Roman"/>
          </w:rPr>
          <w:t xml:space="preserve"> on 6%, and O</w:t>
        </w:r>
        <w:r w:rsidRPr="00DB6DFD">
          <w:rPr>
            <w:rFonts w:ascii="Times New Roman" w:hAnsi="Times New Roman" w:cs="Times New Roman"/>
            <w:vertAlign w:val="subscript"/>
          </w:rPr>
          <w:t>3</w:t>
        </w:r>
        <w:r w:rsidRPr="00DB6DFD">
          <w:rPr>
            <w:rFonts w:ascii="Times New Roman" w:hAnsi="Times New Roman" w:cs="Times New Roman"/>
          </w:rPr>
          <w:t xml:space="preserve"> on 1%. Evaluating long-term, city-scale air quality is challenging due to significant variations in spatial and temporal data coverage</w:t>
        </w:r>
        <w:r>
          <w:rPr>
            <w:rFonts w:ascii="Times New Roman" w:hAnsi="Times New Roman" w:cs="Times New Roman"/>
          </w:rPr>
          <w:t xml:space="preserve"> especially in Melbourne</w:t>
        </w:r>
        <w:r w:rsidRPr="00DB6DFD">
          <w:rPr>
            <w:rFonts w:ascii="Times New Roman" w:hAnsi="Times New Roman" w:cs="Times New Roman"/>
          </w:rPr>
          <w:t xml:space="preserve">. </w:t>
        </w:r>
        <w:r>
          <w:rPr>
            <w:rFonts w:ascii="Times New Roman" w:hAnsi="Times New Roman" w:cs="Times New Roman"/>
          </w:rPr>
          <w:t xml:space="preserve">Many </w:t>
        </w:r>
        <w:r w:rsidRPr="00DB6DFD">
          <w:rPr>
            <w:rFonts w:ascii="Times New Roman" w:hAnsi="Times New Roman" w:cs="Times New Roman"/>
          </w:rPr>
          <w:t xml:space="preserve">monitoring stations have limited temporal coverage and do not consistently measure all key pollutants, meaning the true extent of air pollution may not be fully captured. </w:t>
        </w:r>
        <w:r>
          <w:rPr>
            <w:rFonts w:ascii="Times New Roman" w:hAnsi="Times New Roman" w:cs="Times New Roman"/>
          </w:rPr>
          <w:t xml:space="preserve">Since 2017, </w:t>
        </w:r>
        <w:r w:rsidRPr="00DB6DFD">
          <w:rPr>
            <w:rFonts w:ascii="Times New Roman" w:hAnsi="Times New Roman" w:cs="Times New Roman"/>
          </w:rPr>
          <w:t>Melbourne has had only five active monitoring stations, compared to over 20 in Sydney. Further research is needed to better understand the health and environmental impacts of multi-pollutant events and to expand and improve the monitoring network to enhance data coverage.</w:t>
        </w:r>
      </w:ins>
    </w:p>
    <w:p w14:paraId="0A099D2F" w14:textId="268B902B" w:rsidR="00831F51" w:rsidDel="001E3808" w:rsidRDefault="00831F51" w:rsidP="00831F51">
      <w:pPr>
        <w:spacing w:line="360" w:lineRule="auto"/>
        <w:jc w:val="both"/>
        <w:rPr>
          <w:del w:id="4" w:author="Simon William Mkasimongwa" w:date="2024-11-15T11:39:00Z" w16du:dateUtc="2024-11-15T00:39:00Z"/>
          <w:rFonts w:ascii="Times New Roman" w:hAnsi="Times New Roman" w:cs="Times New Roman"/>
          <w:sz w:val="24"/>
          <w:szCs w:val="24"/>
        </w:rPr>
      </w:pPr>
      <w:del w:id="5" w:author="Simon William Mkasimongwa" w:date="2024-11-15T11:39:00Z" w16du:dateUtc="2024-11-15T00:39:00Z">
        <w:r w:rsidRPr="00B36240" w:rsidDel="001E3808">
          <w:rPr>
            <w:rFonts w:ascii="Times New Roman" w:hAnsi="Times New Roman" w:cs="Times New Roman"/>
            <w:sz w:val="24"/>
            <w:szCs w:val="24"/>
          </w:rPr>
          <w:delText>Many Australian cities that claim to have good air quality still face significant challenges from air pollution events</w:delText>
        </w:r>
        <w:r w:rsidDel="001E3808">
          <w:rPr>
            <w:rFonts w:ascii="Times New Roman" w:hAnsi="Times New Roman" w:cs="Times New Roman"/>
            <w:sz w:val="24"/>
            <w:szCs w:val="24"/>
          </w:rPr>
          <w:delText>.</w:delText>
        </w:r>
        <w:r w:rsidRPr="009836B2" w:rsidDel="001E3808">
          <w:rPr>
            <w:rFonts w:ascii="Times New Roman" w:hAnsi="Times New Roman" w:cs="Times New Roman"/>
            <w:sz w:val="24"/>
            <w:szCs w:val="24"/>
          </w:rPr>
          <w:delText xml:space="preserve"> </w:delText>
        </w:r>
        <w:r w:rsidDel="001E3808">
          <w:rPr>
            <w:rFonts w:ascii="Times New Roman" w:hAnsi="Times New Roman" w:cs="Times New Roman"/>
            <w:sz w:val="24"/>
            <w:szCs w:val="24"/>
          </w:rPr>
          <w:delText>Using air quality exceedance analysis, t</w:delText>
        </w:r>
        <w:r w:rsidRPr="009836B2" w:rsidDel="001E3808">
          <w:rPr>
            <w:rFonts w:ascii="Times New Roman" w:hAnsi="Times New Roman" w:cs="Times New Roman"/>
            <w:sz w:val="24"/>
            <w:szCs w:val="24"/>
          </w:rPr>
          <w:delText xml:space="preserve">his study examined publicly available long-term air quality data in Melbourne and Sydney, focusing on compliance with the World Health Organization (WHO) guidelines, national and state standards, the frequency and types of air pollution exceedance events, and the coverage of air quality data for city-scale evaluation. Between 2000-2024, Melbourne's air quality met national and state standards more often than Sydney's air quality, however, both cities failed to meet the WHO </w:delText>
        </w:r>
        <w:r w:rsidDel="001E3808">
          <w:rPr>
            <w:rFonts w:ascii="Times New Roman" w:hAnsi="Times New Roman" w:cs="Times New Roman"/>
            <w:sz w:val="24"/>
            <w:szCs w:val="24"/>
          </w:rPr>
          <w:delText xml:space="preserve">air quality </w:delText>
        </w:r>
        <w:r w:rsidRPr="009836B2" w:rsidDel="001E3808">
          <w:rPr>
            <w:rFonts w:ascii="Times New Roman" w:hAnsi="Times New Roman" w:cs="Times New Roman"/>
            <w:sz w:val="24"/>
            <w:szCs w:val="24"/>
          </w:rPr>
          <w:delText>guidelines, and both cities frequently experienced multiple pollutants events. Sydney recorded 7380 multi-pollutant events, while Melbourne had 591 since 2000. In Sydney, NO</w:delText>
        </w:r>
        <w:r w:rsidRPr="009836B2" w:rsidDel="001E3808">
          <w:rPr>
            <w:rFonts w:ascii="Times New Roman" w:hAnsi="Times New Roman" w:cs="Times New Roman"/>
            <w:sz w:val="24"/>
            <w:szCs w:val="24"/>
            <w:vertAlign w:val="subscript"/>
          </w:rPr>
          <w:delText>2</w:delText>
        </w:r>
        <w:r w:rsidRPr="009836B2" w:rsidDel="001E3808">
          <w:rPr>
            <w:rFonts w:ascii="Times New Roman" w:hAnsi="Times New Roman" w:cs="Times New Roman"/>
            <w:sz w:val="24"/>
            <w:szCs w:val="24"/>
          </w:rPr>
          <w:delText xml:space="preserve"> exceeded WHO guidelines on 96% of measured days, PM</w:delText>
        </w:r>
        <w:r w:rsidRPr="009836B2" w:rsidDel="001E3808">
          <w:rPr>
            <w:rFonts w:ascii="Times New Roman" w:hAnsi="Times New Roman" w:cs="Times New Roman"/>
            <w:sz w:val="24"/>
            <w:szCs w:val="24"/>
            <w:vertAlign w:val="subscript"/>
          </w:rPr>
          <w:delText>2.5</w:delText>
        </w:r>
        <w:r w:rsidRPr="009836B2" w:rsidDel="001E3808">
          <w:rPr>
            <w:rFonts w:ascii="Times New Roman" w:hAnsi="Times New Roman" w:cs="Times New Roman"/>
            <w:sz w:val="24"/>
            <w:szCs w:val="24"/>
          </w:rPr>
          <w:delText xml:space="preserve"> on 79%, PM</w:delText>
        </w:r>
        <w:r w:rsidRPr="009836B2" w:rsidDel="001E3808">
          <w:rPr>
            <w:rFonts w:ascii="Times New Roman" w:hAnsi="Times New Roman" w:cs="Times New Roman"/>
            <w:sz w:val="24"/>
            <w:szCs w:val="24"/>
            <w:vertAlign w:val="subscript"/>
          </w:rPr>
          <w:delText>10</w:delText>
        </w:r>
        <w:r w:rsidRPr="009836B2" w:rsidDel="001E3808">
          <w:rPr>
            <w:rFonts w:ascii="Times New Roman" w:hAnsi="Times New Roman" w:cs="Times New Roman"/>
            <w:sz w:val="24"/>
            <w:szCs w:val="24"/>
          </w:rPr>
          <w:delText xml:space="preserve"> on 64%, and O</w:delText>
        </w:r>
        <w:r w:rsidRPr="009836B2" w:rsidDel="001E3808">
          <w:rPr>
            <w:rFonts w:ascii="Times New Roman" w:hAnsi="Times New Roman" w:cs="Times New Roman"/>
            <w:sz w:val="24"/>
            <w:szCs w:val="24"/>
            <w:vertAlign w:val="subscript"/>
          </w:rPr>
          <w:delText>3</w:delText>
        </w:r>
        <w:r w:rsidRPr="009836B2" w:rsidDel="001E3808">
          <w:rPr>
            <w:rFonts w:ascii="Times New Roman" w:hAnsi="Times New Roman" w:cs="Times New Roman"/>
            <w:sz w:val="24"/>
            <w:szCs w:val="24"/>
          </w:rPr>
          <w:delText xml:space="preserve"> on 6%. In Melbourne, NO</w:delText>
        </w:r>
        <w:r w:rsidRPr="009836B2" w:rsidDel="001E3808">
          <w:rPr>
            <w:rFonts w:ascii="Times New Roman" w:hAnsi="Times New Roman" w:cs="Times New Roman"/>
            <w:sz w:val="24"/>
            <w:szCs w:val="24"/>
            <w:vertAlign w:val="subscript"/>
          </w:rPr>
          <w:delText>2</w:delText>
        </w:r>
        <w:r w:rsidRPr="009836B2" w:rsidDel="001E3808">
          <w:rPr>
            <w:rFonts w:ascii="Times New Roman" w:hAnsi="Times New Roman" w:cs="Times New Roman"/>
            <w:sz w:val="24"/>
            <w:szCs w:val="24"/>
          </w:rPr>
          <w:delText xml:space="preserve"> exceeded on 47% of measured days, PM</w:delText>
        </w:r>
        <w:r w:rsidRPr="009836B2" w:rsidDel="001E3808">
          <w:rPr>
            <w:rFonts w:ascii="Times New Roman" w:hAnsi="Times New Roman" w:cs="Times New Roman"/>
            <w:sz w:val="24"/>
            <w:szCs w:val="24"/>
            <w:vertAlign w:val="subscript"/>
          </w:rPr>
          <w:delText xml:space="preserve">2.5 </w:delText>
        </w:r>
        <w:r w:rsidRPr="009836B2" w:rsidDel="001E3808">
          <w:rPr>
            <w:rFonts w:ascii="Times New Roman" w:hAnsi="Times New Roman" w:cs="Times New Roman"/>
            <w:sz w:val="24"/>
            <w:szCs w:val="24"/>
          </w:rPr>
          <w:delText>on 4%, PM</w:delText>
        </w:r>
        <w:r w:rsidRPr="009836B2" w:rsidDel="001E3808">
          <w:rPr>
            <w:rFonts w:ascii="Times New Roman" w:hAnsi="Times New Roman" w:cs="Times New Roman"/>
            <w:sz w:val="24"/>
            <w:szCs w:val="24"/>
            <w:vertAlign w:val="subscript"/>
          </w:rPr>
          <w:delText>10</w:delText>
        </w:r>
        <w:r w:rsidRPr="009836B2" w:rsidDel="001E3808">
          <w:rPr>
            <w:rFonts w:ascii="Times New Roman" w:hAnsi="Times New Roman" w:cs="Times New Roman"/>
            <w:sz w:val="24"/>
            <w:szCs w:val="24"/>
          </w:rPr>
          <w:delText xml:space="preserve"> on 6%, and O</w:delText>
        </w:r>
        <w:r w:rsidRPr="009836B2" w:rsidDel="001E3808">
          <w:rPr>
            <w:rFonts w:ascii="Times New Roman" w:hAnsi="Times New Roman" w:cs="Times New Roman"/>
            <w:sz w:val="24"/>
            <w:szCs w:val="24"/>
            <w:vertAlign w:val="subscript"/>
          </w:rPr>
          <w:delText>3</w:delText>
        </w:r>
        <w:r w:rsidRPr="009836B2" w:rsidDel="001E3808">
          <w:rPr>
            <w:rFonts w:ascii="Times New Roman" w:hAnsi="Times New Roman" w:cs="Times New Roman"/>
            <w:sz w:val="24"/>
            <w:szCs w:val="24"/>
          </w:rPr>
          <w:delText xml:space="preserve"> on 1%. The long-term city scale evaluation is limited due to large differences in spatial and temporal data coverage. Many monitoring stations in Melbourne have </w:delText>
        </w:r>
      </w:del>
      <w:del w:id="6" w:author="Simon William Mkasimongwa" w:date="2024-11-14T10:08:00Z" w16du:dateUtc="2024-11-13T23:08:00Z">
        <w:r w:rsidRPr="009836B2" w:rsidDel="00BE5074">
          <w:rPr>
            <w:rFonts w:ascii="Times New Roman" w:hAnsi="Times New Roman" w:cs="Times New Roman"/>
            <w:sz w:val="24"/>
            <w:szCs w:val="24"/>
          </w:rPr>
          <w:delText xml:space="preserve">poor </w:delText>
        </w:r>
      </w:del>
      <w:del w:id="7" w:author="Simon William Mkasimongwa" w:date="2024-11-15T11:39:00Z" w16du:dateUtc="2024-11-15T00:39:00Z">
        <w:r w:rsidR="00BE5074" w:rsidDel="001E3808">
          <w:rPr>
            <w:rFonts w:ascii="Times New Roman" w:hAnsi="Times New Roman" w:cs="Times New Roman"/>
            <w:sz w:val="24"/>
            <w:szCs w:val="24"/>
          </w:rPr>
          <w:delText>less than Sydney`s</w:delText>
        </w:r>
        <w:r w:rsidR="00BE5074" w:rsidRPr="009836B2" w:rsidDel="001E3808">
          <w:rPr>
            <w:rFonts w:ascii="Times New Roman" w:hAnsi="Times New Roman" w:cs="Times New Roman"/>
            <w:sz w:val="24"/>
            <w:szCs w:val="24"/>
          </w:rPr>
          <w:delText xml:space="preserve"> </w:delText>
        </w:r>
        <w:r w:rsidRPr="009836B2" w:rsidDel="001E3808">
          <w:rPr>
            <w:rFonts w:ascii="Times New Roman" w:hAnsi="Times New Roman" w:cs="Times New Roman"/>
            <w:sz w:val="24"/>
            <w:szCs w:val="24"/>
          </w:rPr>
          <w:delText>temporal data coverage and do not measure all the criteria pollutants. Despite both cities having more than 5 million inhabitants, Melbourne had only five active monitoring stations since 2017, compared to more than 20 stations in Sydney. Further research is needed to better understand the health and environmental impacts of multi-pollutant events, as well as the expansion and improvement of monitoring network to improve data coverage.</w:delText>
        </w:r>
      </w:del>
    </w:p>
    <w:p w14:paraId="70FD79B9" w14:textId="1FE467A7" w:rsidR="000E69E8" w:rsidRPr="00857AEB" w:rsidRDefault="000F607D" w:rsidP="00EB67E7">
      <w:pPr>
        <w:spacing w:line="360" w:lineRule="auto"/>
        <w:jc w:val="both"/>
        <w:rPr>
          <w:rFonts w:ascii="Times New Roman" w:hAnsi="Times New Roman" w:cs="Times New Roman"/>
          <w:sz w:val="24"/>
          <w:szCs w:val="24"/>
        </w:rPr>
      </w:pPr>
      <w:r w:rsidRPr="00857AEB">
        <w:rPr>
          <w:rFonts w:ascii="Times New Roman" w:hAnsi="Times New Roman" w:cs="Times New Roman"/>
          <w:b/>
          <w:bCs/>
          <w:sz w:val="24"/>
          <w:szCs w:val="24"/>
        </w:rPr>
        <w:t>Keywords:</w:t>
      </w:r>
      <w:r w:rsidRPr="00857AEB">
        <w:rPr>
          <w:rFonts w:ascii="Times New Roman" w:hAnsi="Times New Roman" w:cs="Times New Roman"/>
          <w:sz w:val="24"/>
          <w:szCs w:val="24"/>
        </w:rPr>
        <w:t xml:space="preserve"> Data coverage, Exceedance events, single exceedance, multipollutant exceedances, urban air pollution.</w:t>
      </w:r>
    </w:p>
    <w:p w14:paraId="4294357A" w14:textId="77777777" w:rsidR="000E69E8" w:rsidRPr="00857AEB" w:rsidRDefault="000E69E8" w:rsidP="00225FB6">
      <w:pPr>
        <w:spacing w:line="360" w:lineRule="auto"/>
        <w:rPr>
          <w:rFonts w:ascii="Times New Roman" w:hAnsi="Times New Roman" w:cs="Times New Roman"/>
          <w:b/>
          <w:bCs/>
          <w:sz w:val="24"/>
          <w:szCs w:val="24"/>
        </w:rPr>
      </w:pPr>
    </w:p>
    <w:p w14:paraId="5B4965E8" w14:textId="717E3BC1" w:rsidR="00AD42A4" w:rsidRPr="00857AEB" w:rsidRDefault="00AD42A4" w:rsidP="00C24AAC">
      <w:pPr>
        <w:pStyle w:val="ListParagraph"/>
        <w:numPr>
          <w:ilvl w:val="0"/>
          <w:numId w:val="11"/>
        </w:numPr>
        <w:spacing w:line="360" w:lineRule="auto"/>
        <w:rPr>
          <w:rFonts w:ascii="Times New Roman" w:hAnsi="Times New Roman" w:cs="Times New Roman"/>
          <w:b/>
          <w:bCs/>
          <w:sz w:val="24"/>
          <w:szCs w:val="24"/>
        </w:rPr>
      </w:pPr>
      <w:r w:rsidRPr="00857AEB">
        <w:rPr>
          <w:rFonts w:ascii="Times New Roman" w:hAnsi="Times New Roman" w:cs="Times New Roman"/>
          <w:b/>
          <w:bCs/>
          <w:sz w:val="24"/>
          <w:szCs w:val="24"/>
        </w:rPr>
        <w:t>Introduction</w:t>
      </w:r>
    </w:p>
    <w:p w14:paraId="0F8856AB" w14:textId="557AAA51" w:rsidR="00202099" w:rsidRPr="00202099" w:rsidRDefault="00202099" w:rsidP="00AC7E4C">
      <w:pPr>
        <w:spacing w:line="360" w:lineRule="auto"/>
        <w:ind w:firstLine="360"/>
        <w:jc w:val="both"/>
        <w:rPr>
          <w:rFonts w:ascii="Times New Roman" w:hAnsi="Times New Roman" w:cs="Times New Roman"/>
          <w:sz w:val="24"/>
          <w:szCs w:val="24"/>
        </w:rPr>
      </w:pPr>
      <w:r w:rsidRPr="00202099">
        <w:rPr>
          <w:rFonts w:ascii="Times New Roman" w:hAnsi="Times New Roman" w:cs="Times New Roman"/>
          <w:sz w:val="24"/>
          <w:szCs w:val="24"/>
        </w:rPr>
        <w:t xml:space="preserve">Approximately 99% of the global population lives in areas with poor air quality, particularly in densely populated regions (WHO, 2022). The health impacts of air pollution are severe, leading to high estimates of premature deaths despite relatively stable global pollution levels (HEI, 2024). Air pollution is the second leading global risk factor for premature death, causing approximately 8.1 million deaths globally, with </w:t>
      </w:r>
      <w:r w:rsidR="00D25F77">
        <w:rPr>
          <w:rFonts w:ascii="Times New Roman" w:hAnsi="Times New Roman" w:cs="Times New Roman"/>
          <w:sz w:val="24"/>
          <w:szCs w:val="24"/>
        </w:rPr>
        <w:t>outdoor</w:t>
      </w:r>
      <w:r w:rsidRPr="00202099">
        <w:rPr>
          <w:rFonts w:ascii="Times New Roman" w:hAnsi="Times New Roman" w:cs="Times New Roman"/>
          <w:sz w:val="24"/>
          <w:szCs w:val="24"/>
        </w:rPr>
        <w:t xml:space="preserve"> air pollution alone accounting for 58% of overall </w:t>
      </w:r>
      <w:r w:rsidR="00525705">
        <w:rPr>
          <w:rFonts w:ascii="Times New Roman" w:hAnsi="Times New Roman" w:cs="Times New Roman"/>
          <w:sz w:val="24"/>
          <w:szCs w:val="24"/>
        </w:rPr>
        <w:t xml:space="preserve">premature </w:t>
      </w:r>
      <w:r w:rsidRPr="00202099">
        <w:rPr>
          <w:rFonts w:ascii="Times New Roman" w:hAnsi="Times New Roman" w:cs="Times New Roman"/>
          <w:sz w:val="24"/>
          <w:szCs w:val="24"/>
        </w:rPr>
        <w:t xml:space="preserve">death (HEI, 2024). Additionally, exposure to air pollution is estimated to shorten the average human’s lifespan by 1.8 years (Max Roser, 2021; HEI, 2022). </w:t>
      </w:r>
    </w:p>
    <w:p w14:paraId="697E0B94" w14:textId="1E133AB3" w:rsidR="00181647" w:rsidRPr="00857AEB" w:rsidRDefault="00181647" w:rsidP="00181647">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 xml:space="preserve">Recent studies have reported an increase of </w:t>
      </w:r>
      <w:r w:rsidR="0012276F">
        <w:rPr>
          <w:rFonts w:ascii="Times New Roman" w:hAnsi="Times New Roman" w:cs="Times New Roman"/>
          <w:sz w:val="24"/>
          <w:szCs w:val="24"/>
        </w:rPr>
        <w:t xml:space="preserve">ambient </w:t>
      </w:r>
      <w:r w:rsidRPr="00857AEB">
        <w:rPr>
          <w:rFonts w:ascii="Times New Roman" w:hAnsi="Times New Roman" w:cs="Times New Roman"/>
          <w:sz w:val="24"/>
          <w:szCs w:val="24"/>
        </w:rPr>
        <w:t>air pollution events per year in densely populated urban areas, with some particulate matter (PM</w:t>
      </w:r>
      <w:r w:rsidRPr="00316152">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and PM</w:t>
      </w:r>
      <w:r w:rsidRPr="00316152">
        <w:rPr>
          <w:rFonts w:ascii="Times New Roman" w:hAnsi="Times New Roman" w:cs="Times New Roman"/>
          <w:sz w:val="24"/>
          <w:szCs w:val="24"/>
          <w:vertAlign w:val="subscript"/>
        </w:rPr>
        <w:t>2.5</w:t>
      </w:r>
      <w:r w:rsidRPr="00857AEB">
        <w:rPr>
          <w:rFonts w:ascii="Times New Roman" w:hAnsi="Times New Roman" w:cs="Times New Roman"/>
          <w:sz w:val="24"/>
          <w:szCs w:val="24"/>
        </w:rPr>
        <w:t xml:space="preserve">) levels reaching hazardous level as high as 350µg/m³ (Haque et al., 2021; Grant &amp; Runkle, 2022; Lai et al., 2023). An air pollution event occurs when a pollutant exceeds threshold levels. However, research on their spatial and temporal distribution is limited due to </w:t>
      </w:r>
      <w:r w:rsidR="00316152">
        <w:rPr>
          <w:rFonts w:ascii="Times New Roman" w:hAnsi="Times New Roman" w:cs="Times New Roman"/>
          <w:sz w:val="24"/>
          <w:szCs w:val="24"/>
        </w:rPr>
        <w:t>poor</w:t>
      </w:r>
      <w:r w:rsidRPr="00857AEB">
        <w:rPr>
          <w:rFonts w:ascii="Times New Roman" w:hAnsi="Times New Roman" w:cs="Times New Roman"/>
          <w:sz w:val="24"/>
          <w:szCs w:val="24"/>
        </w:rPr>
        <w:t xml:space="preserve"> air quality monitoring network coverage in many regions. Air pollution events can be classified into two categories: single pollutant events, where only one pollutant exceeds threshold levels, and multi-pollutant events, where multiple pollutants exceed threshold levels (Song and Stettler, 2022). </w:t>
      </w:r>
    </w:p>
    <w:p w14:paraId="238F27E0" w14:textId="59CA45DA" w:rsidR="00181647" w:rsidRPr="00857AEB" w:rsidRDefault="00181647" w:rsidP="00181647">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 xml:space="preserve">Air quality studies rarely consider the assessment of multi pollutant events. </w:t>
      </w:r>
      <w:r w:rsidR="002B0ED8" w:rsidRPr="00857AEB">
        <w:rPr>
          <w:rFonts w:ascii="Times New Roman" w:hAnsi="Times New Roman" w:cs="Times New Roman"/>
          <w:sz w:val="24"/>
          <w:szCs w:val="24"/>
        </w:rPr>
        <w:t xml:space="preserve">People </w:t>
      </w:r>
      <w:bookmarkStart w:id="8" w:name="_Hlk181182404"/>
      <w:r w:rsidR="002B0ED8" w:rsidRPr="00857AEB">
        <w:rPr>
          <w:rFonts w:ascii="Times New Roman" w:hAnsi="Times New Roman" w:cs="Times New Roman"/>
          <w:sz w:val="24"/>
          <w:szCs w:val="24"/>
        </w:rPr>
        <w:t>living</w:t>
      </w:r>
      <w:bookmarkEnd w:id="8"/>
      <w:r w:rsidR="002B0ED8" w:rsidRPr="00857AEB">
        <w:rPr>
          <w:rFonts w:ascii="Times New Roman" w:hAnsi="Times New Roman" w:cs="Times New Roman"/>
          <w:sz w:val="24"/>
          <w:szCs w:val="24"/>
        </w:rPr>
        <w:t xml:space="preserve"> in areas with poor air quality are typically exposed to a complex mixture of air pollutants</w:t>
      </w:r>
      <w:r w:rsidR="00CF6F8E" w:rsidRPr="00CF6F8E">
        <w:rPr>
          <w:rFonts w:ascii="Times New Roman" w:hAnsi="Times New Roman" w:cs="Times New Roman"/>
          <w:sz w:val="24"/>
          <w:szCs w:val="24"/>
        </w:rPr>
        <w:t>, yet it remains unclear how these pollutants interact</w:t>
      </w:r>
      <w:r w:rsidR="002B0ED8">
        <w:rPr>
          <w:rFonts w:ascii="Times New Roman" w:hAnsi="Times New Roman" w:cs="Times New Roman"/>
          <w:sz w:val="24"/>
          <w:szCs w:val="24"/>
        </w:rPr>
        <w:t xml:space="preserve"> </w:t>
      </w:r>
      <w:r w:rsidRPr="00857AEB">
        <w:rPr>
          <w:rFonts w:ascii="Times New Roman" w:hAnsi="Times New Roman" w:cs="Times New Roman"/>
          <w:sz w:val="24"/>
          <w:szCs w:val="24"/>
        </w:rPr>
        <w:t>(Zhu et al., 2022). Emerging evidence suggests that simultaneous exposure to multiple pollutants may have more severe health impacts than exposure to individual pollutants. For example, combined exposure to PM</w:t>
      </w:r>
      <w:r w:rsidRPr="00316152">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and O</w:t>
      </w:r>
      <w:r w:rsidRPr="00316152">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has been linked to worsened respiratory issues and higher mortality rates (Zhu et al., 2022). As awareness of the risks associated with multi-pollutant air pollution grows, it becomes crucial to integrate the analysis and management of both single- and multi-pollutant exceedances (Song and Stettler, 2022).</w:t>
      </w:r>
    </w:p>
    <w:p w14:paraId="45F9808F" w14:textId="77777777" w:rsidR="00181647" w:rsidRPr="00857AEB" w:rsidRDefault="00181647" w:rsidP="00181647">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The evaluation of air pollution events depends on the standards or guidelines applied, which are determined by national, state or local authority policy priorities. Air quality standards are legally binding regulations set by authorities to limit pollutant concentrations, while air quality guidelines, such as those provided by the World Health Organization (WHO), are non-binding recommendations. These guidelines provide health-based benchmarks to guide policymakers in setting national standards aimed at minimizing health risks. Each country selects which air pollutants to monitor and establishes corresponding thresholds for acceptable levels. WHO guidelines are often more stringent than national standards, prioritizing health on a global scale (WHO, 2022).</w:t>
      </w:r>
    </w:p>
    <w:p w14:paraId="0FC5D308" w14:textId="1A2D87F7" w:rsidR="00181647" w:rsidRPr="00857AEB" w:rsidRDefault="00181647" w:rsidP="00181647">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 xml:space="preserve">In Australia, the responsibility for measuring and monitoring air quality, is delegated to the state and territory-based Environmental Protection Authorities (EPA). In Victoria, the Environment Protection Authority (EPA-VIC) operates under the Environment Protection Act 2017 (VIC) (EPA-VIC, 2018). In New South Wales, the EPA-NSW functions under the Protection of the Environment Operations Act 1997 (NSW), granting the authority to regulate and monitor both air and water quality (Emmerson &amp; </w:t>
      </w:r>
      <w:proofErr w:type="spellStart"/>
      <w:r w:rsidRPr="00857AEB">
        <w:rPr>
          <w:rFonts w:ascii="Times New Roman" w:hAnsi="Times New Roman" w:cs="Times New Roman"/>
          <w:sz w:val="24"/>
          <w:szCs w:val="24"/>
        </w:rPr>
        <w:t>Keywood</w:t>
      </w:r>
      <w:proofErr w:type="spellEnd"/>
      <w:r w:rsidRPr="00857AEB">
        <w:rPr>
          <w:rFonts w:ascii="Times New Roman" w:hAnsi="Times New Roman" w:cs="Times New Roman"/>
          <w:sz w:val="24"/>
          <w:szCs w:val="24"/>
        </w:rPr>
        <w:t>, 2021).</w:t>
      </w:r>
    </w:p>
    <w:p w14:paraId="4B9D28E2" w14:textId="333D8EA8" w:rsidR="0081446B" w:rsidRPr="00857AEB" w:rsidRDefault="00181647" w:rsidP="00181647">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Air pollution is further regulated under the National Environment Protection Measure for Ambient Air Quality (Air NEPM), which sets standards for six criteria air pollutants: carbon monoxide (CO), nitrogen dioxide (NO</w:t>
      </w:r>
      <w:r w:rsidRPr="00316152">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w:t>
      </w:r>
      <w:proofErr w:type="spellStart"/>
      <w:r w:rsidRPr="00857AEB">
        <w:rPr>
          <w:rFonts w:ascii="Times New Roman" w:hAnsi="Times New Roman" w:cs="Times New Roman"/>
          <w:sz w:val="24"/>
          <w:szCs w:val="24"/>
        </w:rPr>
        <w:t>sulfur</w:t>
      </w:r>
      <w:proofErr w:type="spellEnd"/>
      <w:r w:rsidRPr="00857AEB">
        <w:rPr>
          <w:rFonts w:ascii="Times New Roman" w:hAnsi="Times New Roman" w:cs="Times New Roman"/>
          <w:sz w:val="24"/>
          <w:szCs w:val="24"/>
        </w:rPr>
        <w:t xml:space="preserve"> dioxide (SO</w:t>
      </w:r>
      <w:r w:rsidRPr="00316152">
        <w:rPr>
          <w:rFonts w:ascii="Times New Roman" w:hAnsi="Times New Roman" w:cs="Times New Roman"/>
          <w:sz w:val="24"/>
          <w:szCs w:val="24"/>
          <w:vertAlign w:val="subscript"/>
        </w:rPr>
        <w:t>2</w:t>
      </w:r>
      <w:r w:rsidRPr="00857AEB">
        <w:rPr>
          <w:rFonts w:ascii="Times New Roman" w:hAnsi="Times New Roman" w:cs="Times New Roman"/>
          <w:sz w:val="24"/>
          <w:szCs w:val="24"/>
        </w:rPr>
        <w:t>), ozone (O</w:t>
      </w:r>
      <w:r w:rsidRPr="00316152">
        <w:rPr>
          <w:rFonts w:ascii="Times New Roman" w:hAnsi="Times New Roman" w:cs="Times New Roman"/>
          <w:sz w:val="24"/>
          <w:szCs w:val="24"/>
          <w:vertAlign w:val="subscript"/>
        </w:rPr>
        <w:t>3</w:t>
      </w:r>
      <w:r w:rsidRPr="00857AEB">
        <w:rPr>
          <w:rFonts w:ascii="Times New Roman" w:hAnsi="Times New Roman" w:cs="Times New Roman"/>
          <w:sz w:val="24"/>
          <w:szCs w:val="24"/>
        </w:rPr>
        <w:t>), lead, and particulate matter (PM</w:t>
      </w:r>
      <w:r w:rsidRPr="00316152">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and PM</w:t>
      </w:r>
      <w:r w:rsidRPr="00316152">
        <w:rPr>
          <w:rFonts w:ascii="Times New Roman" w:hAnsi="Times New Roman" w:cs="Times New Roman"/>
          <w:sz w:val="24"/>
          <w:szCs w:val="24"/>
          <w:vertAlign w:val="subscript"/>
        </w:rPr>
        <w:t>2.5</w:t>
      </w:r>
      <w:r w:rsidRPr="00857AEB">
        <w:rPr>
          <w:rFonts w:ascii="Times New Roman" w:hAnsi="Times New Roman" w:cs="Times New Roman"/>
          <w:sz w:val="24"/>
          <w:szCs w:val="24"/>
        </w:rPr>
        <w:t>) (NEPM, 2021). Our study focuses on NO</w:t>
      </w:r>
      <w:r w:rsidRPr="00316152">
        <w:rPr>
          <w:rFonts w:ascii="Times New Roman" w:hAnsi="Times New Roman" w:cs="Times New Roman"/>
          <w:sz w:val="24"/>
          <w:szCs w:val="24"/>
          <w:vertAlign w:val="subscript"/>
        </w:rPr>
        <w:t>2</w:t>
      </w:r>
      <w:r w:rsidRPr="00857AEB">
        <w:rPr>
          <w:rFonts w:ascii="Times New Roman" w:hAnsi="Times New Roman" w:cs="Times New Roman"/>
          <w:sz w:val="24"/>
          <w:szCs w:val="24"/>
        </w:rPr>
        <w:t>, particulate matter (PM</w:t>
      </w:r>
      <w:r w:rsidRPr="00316152">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and PM</w:t>
      </w:r>
      <w:r w:rsidRPr="00316152">
        <w:rPr>
          <w:rFonts w:ascii="Times New Roman" w:hAnsi="Times New Roman" w:cs="Times New Roman"/>
          <w:sz w:val="24"/>
          <w:szCs w:val="24"/>
          <w:vertAlign w:val="subscript"/>
        </w:rPr>
        <w:t>2.5</w:t>
      </w:r>
      <w:r w:rsidRPr="00857AEB">
        <w:rPr>
          <w:rFonts w:ascii="Times New Roman" w:hAnsi="Times New Roman" w:cs="Times New Roman"/>
          <w:sz w:val="24"/>
          <w:szCs w:val="24"/>
        </w:rPr>
        <w:t>), and O</w:t>
      </w:r>
      <w:r w:rsidRPr="00316152">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because they are common in urban areas, are strongly linked to health issues, and are monitored more widely than the other criteria pollutants. EPA-NSW and EPA-VIC assess NO</w:t>
      </w:r>
      <w:r w:rsidRPr="00316152">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on a one-hour average basis, O</w:t>
      </w:r>
      <w:r w:rsidRPr="00316152">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on an 8-hour average, and PM</w:t>
      </w:r>
      <w:r w:rsidRPr="00316152">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and PM</w:t>
      </w:r>
      <w:r w:rsidRPr="00316152">
        <w:rPr>
          <w:rFonts w:ascii="Times New Roman" w:hAnsi="Times New Roman" w:cs="Times New Roman"/>
          <w:sz w:val="24"/>
          <w:szCs w:val="24"/>
          <w:vertAlign w:val="subscript"/>
        </w:rPr>
        <w:t>2.5</w:t>
      </w:r>
      <w:r w:rsidRPr="00857AEB">
        <w:rPr>
          <w:rFonts w:ascii="Times New Roman" w:hAnsi="Times New Roman" w:cs="Times New Roman"/>
          <w:sz w:val="24"/>
          <w:szCs w:val="24"/>
        </w:rPr>
        <w:t xml:space="preserve"> over a 24-hour period. In contrast, WHO guidelines assess NO</w:t>
      </w:r>
      <w:r w:rsidRPr="00316152">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on a daily average basis, O</w:t>
      </w:r>
      <w:r w:rsidRPr="00316152">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on an 8-hour and seasonal average, and PM</w:t>
      </w:r>
      <w:r w:rsidRPr="00316152">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and PM</w:t>
      </w:r>
      <w:r w:rsidRPr="00316152">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as daily averages (Table 1).</w:t>
      </w:r>
    </w:p>
    <w:p w14:paraId="673638E5" w14:textId="77777777" w:rsidR="0081446B" w:rsidRPr="00857AEB" w:rsidRDefault="0081446B" w:rsidP="00225FB6">
      <w:pPr>
        <w:spacing w:line="360" w:lineRule="auto"/>
        <w:jc w:val="both"/>
        <w:rPr>
          <w:rFonts w:ascii="Times New Roman" w:hAnsi="Times New Roman" w:cs="Times New Roman"/>
          <w:sz w:val="24"/>
          <w:szCs w:val="24"/>
        </w:rPr>
      </w:pPr>
    </w:p>
    <w:p w14:paraId="26319E62" w14:textId="77777777" w:rsidR="0081446B" w:rsidRPr="00857AEB" w:rsidRDefault="0081446B" w:rsidP="00C96014">
      <w:pPr>
        <w:spacing w:line="240" w:lineRule="auto"/>
        <w:jc w:val="both"/>
        <w:rPr>
          <w:rFonts w:ascii="Times New Roman" w:hAnsi="Times New Roman" w:cs="Times New Roman"/>
          <w:sz w:val="24"/>
          <w:szCs w:val="24"/>
        </w:rPr>
      </w:pPr>
      <w:r w:rsidRPr="00857AEB">
        <w:rPr>
          <w:rFonts w:ascii="Times New Roman" w:hAnsi="Times New Roman" w:cs="Times New Roman"/>
          <w:sz w:val="24"/>
          <w:szCs w:val="24"/>
        </w:rPr>
        <w:t>Table 1. International air quality guidelines from WHO and National air quality standards from NEPM, Environment Protection Authority in New South Wales (EPA-NSW), and Environment Protection Authority in Victoria (EPA-VIC).</w:t>
      </w:r>
    </w:p>
    <w:tbl>
      <w:tblPr>
        <w:tblW w:w="8832" w:type="dxa"/>
        <w:tblInd w:w="108" w:type="dxa"/>
        <w:tblLayout w:type="fixed"/>
        <w:tblLook w:val="04A0" w:firstRow="1" w:lastRow="0" w:firstColumn="1" w:lastColumn="0" w:noHBand="0" w:noVBand="1"/>
      </w:tblPr>
      <w:tblGrid>
        <w:gridCol w:w="1026"/>
        <w:gridCol w:w="709"/>
        <w:gridCol w:w="709"/>
        <w:gridCol w:w="294"/>
        <w:gridCol w:w="767"/>
        <w:gridCol w:w="660"/>
        <w:gridCol w:w="350"/>
        <w:gridCol w:w="767"/>
        <w:gridCol w:w="684"/>
        <w:gridCol w:w="660"/>
        <w:gridCol w:w="350"/>
        <w:gridCol w:w="957"/>
        <w:gridCol w:w="899"/>
      </w:tblGrid>
      <w:tr w:rsidR="0081446B" w:rsidRPr="00A978D2" w14:paraId="601AB5E4" w14:textId="77777777" w:rsidTr="00A15F3A">
        <w:trPr>
          <w:trHeight w:val="432"/>
        </w:trPr>
        <w:tc>
          <w:tcPr>
            <w:tcW w:w="1026" w:type="dxa"/>
            <w:tcBorders>
              <w:top w:val="single" w:sz="4" w:space="0" w:color="auto"/>
              <w:left w:val="nil"/>
              <w:bottom w:val="nil"/>
              <w:right w:val="nil"/>
            </w:tcBorders>
            <w:shd w:val="clear" w:color="auto" w:fill="auto"/>
            <w:vAlign w:val="center"/>
            <w:hideMark/>
          </w:tcPr>
          <w:p w14:paraId="5895CC5F" w14:textId="77777777" w:rsidR="0081446B" w:rsidRPr="00A978D2" w:rsidRDefault="0081446B" w:rsidP="00C96014">
            <w:pPr>
              <w:spacing w:after="0" w:line="240" w:lineRule="auto"/>
              <w:rPr>
                <w:rFonts w:ascii="Times New Roman" w:eastAsia="Times New Roman" w:hAnsi="Times New Roman" w:cs="Times New Roman"/>
                <w:kern w:val="0"/>
                <w:sz w:val="18"/>
                <w:szCs w:val="18"/>
                <w:lang w:eastAsia="en-AU"/>
                <w14:ligatures w14:val="none"/>
                <w:rPrChange w:id="9" w:author="Simon William Mkasimongwa" w:date="2024-11-15T11:40:00Z" w16du:dateUtc="2024-11-15T00:40:00Z">
                  <w:rPr>
                    <w:rFonts w:ascii="Times New Roman" w:eastAsia="Times New Roman" w:hAnsi="Times New Roman" w:cs="Times New Roman"/>
                    <w:kern w:val="0"/>
                    <w:lang w:eastAsia="en-AU"/>
                    <w14:ligatures w14:val="none"/>
                  </w:rPr>
                </w:rPrChange>
              </w:rPr>
            </w:pPr>
          </w:p>
        </w:tc>
        <w:tc>
          <w:tcPr>
            <w:tcW w:w="1418" w:type="dxa"/>
            <w:gridSpan w:val="2"/>
            <w:tcBorders>
              <w:top w:val="single" w:sz="4" w:space="0" w:color="auto"/>
              <w:left w:val="nil"/>
              <w:bottom w:val="single" w:sz="8" w:space="0" w:color="auto"/>
              <w:right w:val="nil"/>
            </w:tcBorders>
            <w:shd w:val="clear" w:color="auto" w:fill="auto"/>
            <w:vAlign w:val="center"/>
            <w:hideMark/>
          </w:tcPr>
          <w:p w14:paraId="05CE5040"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vertAlign w:val="subscript"/>
                <w:lang w:eastAsia="en-AU"/>
                <w14:ligatures w14:val="none"/>
                <w:rPrChange w:id="10" w:author="Simon William Mkasimongwa" w:date="2024-11-15T11:40:00Z" w16du:dateUtc="2024-11-15T00:40:00Z">
                  <w:rPr>
                    <w:rFonts w:ascii="Times New Roman" w:eastAsia="Times New Roman" w:hAnsi="Times New Roman" w:cs="Times New Roman"/>
                    <w:color w:val="000000"/>
                    <w:kern w:val="0"/>
                    <w:vertAlign w:val="subscript"/>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PM</w:t>
            </w:r>
            <w:r w:rsidRPr="00A978D2">
              <w:rPr>
                <w:rFonts w:ascii="Times New Roman" w:eastAsia="Times New Roman" w:hAnsi="Times New Roman" w:cs="Times New Roman"/>
                <w:color w:val="000000"/>
                <w:kern w:val="0"/>
                <w:sz w:val="18"/>
                <w:szCs w:val="18"/>
                <w:vertAlign w:val="subscript"/>
                <w:lang w:eastAsia="en-AU"/>
                <w14:ligatures w14:val="none"/>
                <w:rPrChange w:id="12" w:author="Simon William Mkasimongwa" w:date="2024-11-15T11:40:00Z" w16du:dateUtc="2024-11-15T00:40:00Z">
                  <w:rPr>
                    <w:rFonts w:ascii="Times New Roman" w:eastAsia="Times New Roman" w:hAnsi="Times New Roman" w:cs="Times New Roman"/>
                    <w:color w:val="000000"/>
                    <w:kern w:val="0"/>
                    <w:vertAlign w:val="subscript"/>
                    <w:lang w:eastAsia="en-AU"/>
                    <w14:ligatures w14:val="none"/>
                  </w:rPr>
                </w:rPrChange>
              </w:rPr>
              <w:t xml:space="preserve">2.5 </w:t>
            </w:r>
          </w:p>
          <w:p w14:paraId="56E964C4"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µg/m</w:t>
            </w:r>
            <w:r w:rsidRPr="00A978D2">
              <w:rPr>
                <w:rFonts w:ascii="Times New Roman" w:eastAsia="Times New Roman" w:hAnsi="Times New Roman" w:cs="Times New Roman"/>
                <w:color w:val="000000"/>
                <w:kern w:val="0"/>
                <w:sz w:val="18"/>
                <w:szCs w:val="18"/>
                <w:vertAlign w:val="superscript"/>
                <w:lang w:eastAsia="en-AU"/>
                <w14:ligatures w14:val="none"/>
                <w:rPrChange w:id="15" w:author="Simon William Mkasimongwa" w:date="2024-11-15T11:40:00Z" w16du:dateUtc="2024-11-15T00:40:00Z">
                  <w:rPr>
                    <w:rFonts w:ascii="Times New Roman" w:eastAsia="Times New Roman" w:hAnsi="Times New Roman" w:cs="Times New Roman"/>
                    <w:color w:val="000000"/>
                    <w:kern w:val="0"/>
                    <w:vertAlign w:val="superscript"/>
                    <w:lang w:eastAsia="en-AU"/>
                    <w14:ligatures w14:val="none"/>
                  </w:rPr>
                </w:rPrChange>
              </w:rPr>
              <w:t>3</w:t>
            </w:r>
          </w:p>
        </w:tc>
        <w:tc>
          <w:tcPr>
            <w:tcW w:w="294" w:type="dxa"/>
            <w:tcBorders>
              <w:top w:val="single" w:sz="4" w:space="0" w:color="auto"/>
              <w:left w:val="nil"/>
              <w:bottom w:val="nil"/>
              <w:right w:val="nil"/>
            </w:tcBorders>
            <w:shd w:val="clear" w:color="auto" w:fill="auto"/>
            <w:vAlign w:val="center"/>
            <w:hideMark/>
          </w:tcPr>
          <w:p w14:paraId="52CB91E9"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1427" w:type="dxa"/>
            <w:gridSpan w:val="2"/>
            <w:tcBorders>
              <w:top w:val="single" w:sz="4" w:space="0" w:color="auto"/>
              <w:left w:val="nil"/>
              <w:bottom w:val="single" w:sz="8" w:space="0" w:color="auto"/>
              <w:right w:val="nil"/>
            </w:tcBorders>
            <w:shd w:val="clear" w:color="auto" w:fill="auto"/>
            <w:vAlign w:val="center"/>
            <w:hideMark/>
          </w:tcPr>
          <w:p w14:paraId="66A98842"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PM</w:t>
            </w:r>
            <w:r w:rsidRPr="00A978D2">
              <w:rPr>
                <w:rFonts w:ascii="Times New Roman" w:eastAsia="Times New Roman" w:hAnsi="Times New Roman" w:cs="Times New Roman"/>
                <w:color w:val="000000"/>
                <w:kern w:val="0"/>
                <w:sz w:val="18"/>
                <w:szCs w:val="18"/>
                <w:vertAlign w:val="subscript"/>
                <w:lang w:eastAsia="en-AU"/>
                <w14:ligatures w14:val="none"/>
                <w:rPrChange w:id="19" w:author="Simon William Mkasimongwa" w:date="2024-11-15T11:40:00Z" w16du:dateUtc="2024-11-15T00:40:00Z">
                  <w:rPr>
                    <w:rFonts w:ascii="Times New Roman" w:eastAsia="Times New Roman" w:hAnsi="Times New Roman" w:cs="Times New Roman"/>
                    <w:color w:val="000000"/>
                    <w:kern w:val="0"/>
                    <w:vertAlign w:val="subscript"/>
                    <w:lang w:eastAsia="en-AU"/>
                    <w14:ligatures w14:val="none"/>
                  </w:rPr>
                </w:rPrChange>
              </w:rPr>
              <w:t>10</w:t>
            </w:r>
            <w:r w:rsidRPr="00A978D2">
              <w:rPr>
                <w:rFonts w:ascii="Times New Roman" w:eastAsia="Times New Roman" w:hAnsi="Times New Roman" w:cs="Times New Roman"/>
                <w:color w:val="000000"/>
                <w:kern w:val="0"/>
                <w:sz w:val="18"/>
                <w:szCs w:val="18"/>
                <w:lang w:eastAsia="en-AU"/>
                <w14:ligatures w14:val="none"/>
                <w:rPrChange w:id="2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 xml:space="preserve"> </w:t>
            </w:r>
          </w:p>
          <w:p w14:paraId="10DD4C68"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2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2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µg/m</w:t>
            </w:r>
            <w:r w:rsidRPr="00A978D2">
              <w:rPr>
                <w:rFonts w:ascii="Times New Roman" w:eastAsia="Times New Roman" w:hAnsi="Times New Roman" w:cs="Times New Roman"/>
                <w:color w:val="000000"/>
                <w:kern w:val="0"/>
                <w:sz w:val="18"/>
                <w:szCs w:val="18"/>
                <w:vertAlign w:val="superscript"/>
                <w:lang w:eastAsia="en-AU"/>
                <w14:ligatures w14:val="none"/>
                <w:rPrChange w:id="23" w:author="Simon William Mkasimongwa" w:date="2024-11-15T11:40:00Z" w16du:dateUtc="2024-11-15T00:40:00Z">
                  <w:rPr>
                    <w:rFonts w:ascii="Times New Roman" w:eastAsia="Times New Roman" w:hAnsi="Times New Roman" w:cs="Times New Roman"/>
                    <w:color w:val="000000"/>
                    <w:kern w:val="0"/>
                    <w:vertAlign w:val="superscript"/>
                    <w:lang w:eastAsia="en-AU"/>
                    <w14:ligatures w14:val="none"/>
                  </w:rPr>
                </w:rPrChange>
              </w:rPr>
              <w:t>3</w:t>
            </w:r>
          </w:p>
        </w:tc>
        <w:tc>
          <w:tcPr>
            <w:tcW w:w="350" w:type="dxa"/>
            <w:tcBorders>
              <w:top w:val="single" w:sz="4" w:space="0" w:color="auto"/>
              <w:left w:val="nil"/>
              <w:bottom w:val="nil"/>
              <w:right w:val="nil"/>
            </w:tcBorders>
            <w:shd w:val="clear" w:color="auto" w:fill="auto"/>
            <w:vAlign w:val="center"/>
            <w:hideMark/>
          </w:tcPr>
          <w:p w14:paraId="14C8F1FF"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2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2111" w:type="dxa"/>
            <w:gridSpan w:val="3"/>
            <w:tcBorders>
              <w:top w:val="single" w:sz="4" w:space="0" w:color="auto"/>
              <w:left w:val="nil"/>
              <w:bottom w:val="single" w:sz="8" w:space="0" w:color="auto"/>
              <w:right w:val="nil"/>
            </w:tcBorders>
            <w:shd w:val="clear" w:color="auto" w:fill="auto"/>
            <w:vAlign w:val="center"/>
            <w:hideMark/>
          </w:tcPr>
          <w:p w14:paraId="7BF890A9"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2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2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NO</w:t>
            </w:r>
            <w:r w:rsidRPr="00A978D2">
              <w:rPr>
                <w:rFonts w:ascii="Times New Roman" w:eastAsia="Times New Roman" w:hAnsi="Times New Roman" w:cs="Times New Roman"/>
                <w:color w:val="000000"/>
                <w:kern w:val="0"/>
                <w:sz w:val="18"/>
                <w:szCs w:val="18"/>
                <w:vertAlign w:val="subscript"/>
                <w:lang w:eastAsia="en-AU"/>
                <w14:ligatures w14:val="none"/>
                <w:rPrChange w:id="27" w:author="Simon William Mkasimongwa" w:date="2024-11-15T11:40:00Z" w16du:dateUtc="2024-11-15T00:40:00Z">
                  <w:rPr>
                    <w:rFonts w:ascii="Times New Roman" w:eastAsia="Times New Roman" w:hAnsi="Times New Roman" w:cs="Times New Roman"/>
                    <w:color w:val="000000"/>
                    <w:kern w:val="0"/>
                    <w:vertAlign w:val="subscript"/>
                    <w:lang w:eastAsia="en-AU"/>
                    <w14:ligatures w14:val="none"/>
                  </w:rPr>
                </w:rPrChange>
              </w:rPr>
              <w:t>2</w:t>
            </w:r>
            <w:r w:rsidRPr="00A978D2">
              <w:rPr>
                <w:rFonts w:ascii="Times New Roman" w:eastAsia="Times New Roman" w:hAnsi="Times New Roman" w:cs="Times New Roman"/>
                <w:color w:val="000000"/>
                <w:kern w:val="0"/>
                <w:sz w:val="18"/>
                <w:szCs w:val="18"/>
                <w:lang w:eastAsia="en-AU"/>
                <w14:ligatures w14:val="none"/>
                <w:rPrChange w:id="2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 xml:space="preserve"> </w:t>
            </w:r>
          </w:p>
          <w:p w14:paraId="09D2991C"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2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3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ppb</w:t>
            </w:r>
          </w:p>
        </w:tc>
        <w:tc>
          <w:tcPr>
            <w:tcW w:w="350" w:type="dxa"/>
            <w:tcBorders>
              <w:top w:val="single" w:sz="4" w:space="0" w:color="auto"/>
              <w:left w:val="nil"/>
              <w:bottom w:val="nil"/>
              <w:right w:val="nil"/>
            </w:tcBorders>
            <w:shd w:val="clear" w:color="auto" w:fill="auto"/>
            <w:vAlign w:val="center"/>
            <w:hideMark/>
          </w:tcPr>
          <w:p w14:paraId="6F48886F"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3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1856" w:type="dxa"/>
            <w:gridSpan w:val="2"/>
            <w:tcBorders>
              <w:top w:val="single" w:sz="4" w:space="0" w:color="auto"/>
              <w:left w:val="nil"/>
              <w:bottom w:val="single" w:sz="8" w:space="0" w:color="auto"/>
              <w:right w:val="nil"/>
            </w:tcBorders>
            <w:shd w:val="clear" w:color="auto" w:fill="auto"/>
            <w:vAlign w:val="center"/>
            <w:hideMark/>
          </w:tcPr>
          <w:p w14:paraId="4CA6EC2E"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3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3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O</w:t>
            </w:r>
            <w:r w:rsidRPr="00A978D2">
              <w:rPr>
                <w:rFonts w:ascii="Times New Roman" w:eastAsia="Times New Roman" w:hAnsi="Times New Roman" w:cs="Times New Roman"/>
                <w:color w:val="000000"/>
                <w:kern w:val="0"/>
                <w:sz w:val="18"/>
                <w:szCs w:val="18"/>
                <w:vertAlign w:val="subscript"/>
                <w:lang w:eastAsia="en-AU"/>
                <w14:ligatures w14:val="none"/>
                <w:rPrChange w:id="34" w:author="Simon William Mkasimongwa" w:date="2024-11-15T11:40:00Z" w16du:dateUtc="2024-11-15T00:40:00Z">
                  <w:rPr>
                    <w:rFonts w:ascii="Times New Roman" w:eastAsia="Times New Roman" w:hAnsi="Times New Roman" w:cs="Times New Roman"/>
                    <w:color w:val="000000"/>
                    <w:kern w:val="0"/>
                    <w:vertAlign w:val="subscript"/>
                    <w:lang w:eastAsia="en-AU"/>
                    <w14:ligatures w14:val="none"/>
                  </w:rPr>
                </w:rPrChange>
              </w:rPr>
              <w:t>3</w:t>
            </w:r>
            <w:r w:rsidRPr="00A978D2">
              <w:rPr>
                <w:rFonts w:ascii="Times New Roman" w:eastAsia="Times New Roman" w:hAnsi="Times New Roman" w:cs="Times New Roman"/>
                <w:color w:val="000000"/>
                <w:kern w:val="0"/>
                <w:sz w:val="18"/>
                <w:szCs w:val="18"/>
                <w:lang w:eastAsia="en-AU"/>
                <w14:ligatures w14:val="none"/>
                <w:rPrChange w:id="3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 xml:space="preserve"> </w:t>
            </w:r>
          </w:p>
          <w:p w14:paraId="3ABF833E"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3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3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ppb</w:t>
            </w:r>
          </w:p>
        </w:tc>
      </w:tr>
      <w:tr w:rsidR="0081446B" w:rsidRPr="00A978D2" w14:paraId="4C5ACBB7" w14:textId="77777777" w:rsidTr="00A15F3A">
        <w:trPr>
          <w:trHeight w:val="835"/>
        </w:trPr>
        <w:tc>
          <w:tcPr>
            <w:tcW w:w="1026" w:type="dxa"/>
            <w:tcBorders>
              <w:top w:val="nil"/>
              <w:left w:val="nil"/>
              <w:bottom w:val="single" w:sz="8" w:space="0" w:color="auto"/>
              <w:right w:val="nil"/>
            </w:tcBorders>
            <w:shd w:val="clear" w:color="auto" w:fill="auto"/>
            <w:vAlign w:val="center"/>
            <w:hideMark/>
          </w:tcPr>
          <w:p w14:paraId="7BC0D9E5"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3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3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 </w:t>
            </w:r>
          </w:p>
        </w:tc>
        <w:tc>
          <w:tcPr>
            <w:tcW w:w="709" w:type="dxa"/>
            <w:tcBorders>
              <w:top w:val="nil"/>
              <w:left w:val="nil"/>
              <w:bottom w:val="single" w:sz="8" w:space="0" w:color="auto"/>
              <w:right w:val="nil"/>
            </w:tcBorders>
            <w:shd w:val="clear" w:color="auto" w:fill="auto"/>
            <w:vAlign w:val="center"/>
            <w:hideMark/>
          </w:tcPr>
          <w:p w14:paraId="30741FE0"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4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4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24 hours</w:t>
            </w:r>
          </w:p>
        </w:tc>
        <w:tc>
          <w:tcPr>
            <w:tcW w:w="709" w:type="dxa"/>
            <w:tcBorders>
              <w:top w:val="nil"/>
              <w:left w:val="nil"/>
              <w:bottom w:val="single" w:sz="8" w:space="0" w:color="auto"/>
              <w:right w:val="nil"/>
            </w:tcBorders>
            <w:shd w:val="clear" w:color="auto" w:fill="auto"/>
            <w:vAlign w:val="center"/>
            <w:hideMark/>
          </w:tcPr>
          <w:p w14:paraId="71F7AD9D"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4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4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 year</w:t>
            </w:r>
          </w:p>
        </w:tc>
        <w:tc>
          <w:tcPr>
            <w:tcW w:w="294" w:type="dxa"/>
            <w:tcBorders>
              <w:top w:val="nil"/>
              <w:left w:val="nil"/>
              <w:bottom w:val="nil"/>
              <w:right w:val="nil"/>
            </w:tcBorders>
            <w:shd w:val="clear" w:color="auto" w:fill="auto"/>
            <w:vAlign w:val="center"/>
            <w:hideMark/>
          </w:tcPr>
          <w:p w14:paraId="45CC46B0"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4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767" w:type="dxa"/>
            <w:tcBorders>
              <w:top w:val="nil"/>
              <w:left w:val="nil"/>
              <w:bottom w:val="single" w:sz="8" w:space="0" w:color="auto"/>
              <w:right w:val="nil"/>
            </w:tcBorders>
            <w:shd w:val="clear" w:color="auto" w:fill="auto"/>
            <w:vAlign w:val="center"/>
            <w:hideMark/>
          </w:tcPr>
          <w:p w14:paraId="48C0A215"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4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4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24 hours</w:t>
            </w:r>
          </w:p>
        </w:tc>
        <w:tc>
          <w:tcPr>
            <w:tcW w:w="660" w:type="dxa"/>
            <w:tcBorders>
              <w:top w:val="nil"/>
              <w:left w:val="nil"/>
              <w:bottom w:val="single" w:sz="8" w:space="0" w:color="auto"/>
              <w:right w:val="nil"/>
            </w:tcBorders>
            <w:shd w:val="clear" w:color="auto" w:fill="auto"/>
            <w:vAlign w:val="center"/>
            <w:hideMark/>
          </w:tcPr>
          <w:p w14:paraId="2116D8CC"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4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4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 year</w:t>
            </w:r>
          </w:p>
        </w:tc>
        <w:tc>
          <w:tcPr>
            <w:tcW w:w="350" w:type="dxa"/>
            <w:tcBorders>
              <w:top w:val="nil"/>
              <w:left w:val="nil"/>
              <w:bottom w:val="nil"/>
              <w:right w:val="nil"/>
            </w:tcBorders>
            <w:shd w:val="clear" w:color="auto" w:fill="auto"/>
            <w:vAlign w:val="center"/>
            <w:hideMark/>
          </w:tcPr>
          <w:p w14:paraId="0487C36F"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4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767" w:type="dxa"/>
            <w:tcBorders>
              <w:top w:val="nil"/>
              <w:left w:val="nil"/>
              <w:bottom w:val="single" w:sz="8" w:space="0" w:color="auto"/>
              <w:right w:val="nil"/>
            </w:tcBorders>
            <w:shd w:val="clear" w:color="auto" w:fill="auto"/>
            <w:vAlign w:val="center"/>
            <w:hideMark/>
          </w:tcPr>
          <w:p w14:paraId="67612B13"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5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5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24 hours</w:t>
            </w:r>
          </w:p>
        </w:tc>
        <w:tc>
          <w:tcPr>
            <w:tcW w:w="684" w:type="dxa"/>
            <w:tcBorders>
              <w:top w:val="nil"/>
              <w:left w:val="nil"/>
              <w:bottom w:val="single" w:sz="8" w:space="0" w:color="auto"/>
              <w:right w:val="nil"/>
            </w:tcBorders>
            <w:shd w:val="clear" w:color="auto" w:fill="auto"/>
            <w:vAlign w:val="center"/>
            <w:hideMark/>
          </w:tcPr>
          <w:p w14:paraId="15BE691F"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5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5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 hour</w:t>
            </w:r>
          </w:p>
        </w:tc>
        <w:tc>
          <w:tcPr>
            <w:tcW w:w="660" w:type="dxa"/>
            <w:tcBorders>
              <w:top w:val="nil"/>
              <w:left w:val="nil"/>
              <w:bottom w:val="single" w:sz="8" w:space="0" w:color="auto"/>
              <w:right w:val="nil"/>
            </w:tcBorders>
            <w:shd w:val="clear" w:color="auto" w:fill="auto"/>
            <w:vAlign w:val="center"/>
            <w:hideMark/>
          </w:tcPr>
          <w:p w14:paraId="44D38F58"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5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5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 year</w:t>
            </w:r>
          </w:p>
        </w:tc>
        <w:tc>
          <w:tcPr>
            <w:tcW w:w="350" w:type="dxa"/>
            <w:tcBorders>
              <w:top w:val="nil"/>
              <w:left w:val="nil"/>
              <w:bottom w:val="nil"/>
              <w:right w:val="nil"/>
            </w:tcBorders>
            <w:shd w:val="clear" w:color="auto" w:fill="auto"/>
            <w:vAlign w:val="center"/>
            <w:hideMark/>
          </w:tcPr>
          <w:p w14:paraId="032F0EF2"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5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957" w:type="dxa"/>
            <w:tcBorders>
              <w:top w:val="nil"/>
              <w:left w:val="nil"/>
              <w:bottom w:val="single" w:sz="8" w:space="0" w:color="auto"/>
              <w:right w:val="nil"/>
            </w:tcBorders>
            <w:shd w:val="clear" w:color="auto" w:fill="auto"/>
            <w:vAlign w:val="center"/>
            <w:hideMark/>
          </w:tcPr>
          <w:p w14:paraId="3F5D0393"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5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5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8-hour average</w:t>
            </w:r>
          </w:p>
        </w:tc>
        <w:tc>
          <w:tcPr>
            <w:tcW w:w="899" w:type="dxa"/>
            <w:tcBorders>
              <w:top w:val="nil"/>
              <w:left w:val="nil"/>
              <w:bottom w:val="single" w:sz="8" w:space="0" w:color="auto"/>
              <w:right w:val="nil"/>
            </w:tcBorders>
            <w:shd w:val="clear" w:color="auto" w:fill="auto"/>
            <w:vAlign w:val="center"/>
            <w:hideMark/>
          </w:tcPr>
          <w:p w14:paraId="6E5EF7F1"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5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6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Per-Season</w:t>
            </w:r>
          </w:p>
        </w:tc>
      </w:tr>
      <w:tr w:rsidR="0081446B" w:rsidRPr="00A978D2" w14:paraId="4C6385A8" w14:textId="77777777" w:rsidTr="00A15F3A">
        <w:trPr>
          <w:trHeight w:val="392"/>
        </w:trPr>
        <w:tc>
          <w:tcPr>
            <w:tcW w:w="1026" w:type="dxa"/>
            <w:tcBorders>
              <w:top w:val="nil"/>
              <w:left w:val="nil"/>
              <w:bottom w:val="nil"/>
              <w:right w:val="nil"/>
            </w:tcBorders>
            <w:shd w:val="clear" w:color="auto" w:fill="auto"/>
            <w:vAlign w:val="center"/>
            <w:hideMark/>
          </w:tcPr>
          <w:p w14:paraId="52460C5D" w14:textId="77777777" w:rsidR="0081446B" w:rsidRPr="00A978D2" w:rsidRDefault="0081446B" w:rsidP="00C96014">
            <w:pPr>
              <w:spacing w:after="0" w:line="240" w:lineRule="auto"/>
              <w:rPr>
                <w:rFonts w:ascii="Times New Roman" w:eastAsia="Times New Roman" w:hAnsi="Times New Roman" w:cs="Times New Roman"/>
                <w:color w:val="000000"/>
                <w:kern w:val="0"/>
                <w:sz w:val="18"/>
                <w:szCs w:val="18"/>
                <w:lang w:eastAsia="en-AU"/>
                <w14:ligatures w14:val="none"/>
                <w:rPrChange w:id="6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6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WHO</w:t>
            </w:r>
          </w:p>
        </w:tc>
        <w:tc>
          <w:tcPr>
            <w:tcW w:w="709" w:type="dxa"/>
            <w:tcBorders>
              <w:top w:val="nil"/>
              <w:left w:val="nil"/>
              <w:bottom w:val="nil"/>
              <w:right w:val="nil"/>
            </w:tcBorders>
            <w:shd w:val="clear" w:color="auto" w:fill="auto"/>
            <w:vAlign w:val="center"/>
            <w:hideMark/>
          </w:tcPr>
          <w:p w14:paraId="6455204D"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6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6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15</w:t>
            </w:r>
          </w:p>
        </w:tc>
        <w:tc>
          <w:tcPr>
            <w:tcW w:w="709" w:type="dxa"/>
            <w:tcBorders>
              <w:top w:val="nil"/>
              <w:left w:val="nil"/>
              <w:bottom w:val="nil"/>
              <w:right w:val="nil"/>
            </w:tcBorders>
            <w:shd w:val="clear" w:color="auto" w:fill="auto"/>
            <w:vAlign w:val="center"/>
            <w:hideMark/>
          </w:tcPr>
          <w:p w14:paraId="30C525FB"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6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6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5</w:t>
            </w:r>
          </w:p>
        </w:tc>
        <w:tc>
          <w:tcPr>
            <w:tcW w:w="294" w:type="dxa"/>
            <w:tcBorders>
              <w:top w:val="nil"/>
              <w:left w:val="nil"/>
              <w:bottom w:val="nil"/>
              <w:right w:val="nil"/>
            </w:tcBorders>
            <w:shd w:val="clear" w:color="auto" w:fill="auto"/>
            <w:vAlign w:val="center"/>
            <w:hideMark/>
          </w:tcPr>
          <w:p w14:paraId="164ED944"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6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767" w:type="dxa"/>
            <w:tcBorders>
              <w:top w:val="nil"/>
              <w:left w:val="nil"/>
              <w:bottom w:val="nil"/>
              <w:right w:val="nil"/>
            </w:tcBorders>
            <w:shd w:val="clear" w:color="auto" w:fill="auto"/>
            <w:vAlign w:val="center"/>
            <w:hideMark/>
          </w:tcPr>
          <w:p w14:paraId="69F1B954"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6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6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45</w:t>
            </w:r>
          </w:p>
        </w:tc>
        <w:tc>
          <w:tcPr>
            <w:tcW w:w="660" w:type="dxa"/>
            <w:tcBorders>
              <w:top w:val="nil"/>
              <w:left w:val="nil"/>
              <w:bottom w:val="nil"/>
              <w:right w:val="nil"/>
            </w:tcBorders>
            <w:shd w:val="clear" w:color="auto" w:fill="auto"/>
            <w:vAlign w:val="center"/>
            <w:hideMark/>
          </w:tcPr>
          <w:p w14:paraId="795FAB1F"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7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7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15</w:t>
            </w:r>
          </w:p>
        </w:tc>
        <w:tc>
          <w:tcPr>
            <w:tcW w:w="350" w:type="dxa"/>
            <w:tcBorders>
              <w:top w:val="nil"/>
              <w:left w:val="nil"/>
              <w:bottom w:val="nil"/>
              <w:right w:val="nil"/>
            </w:tcBorders>
            <w:shd w:val="clear" w:color="auto" w:fill="auto"/>
            <w:vAlign w:val="center"/>
            <w:hideMark/>
          </w:tcPr>
          <w:p w14:paraId="6634BBC5"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7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767" w:type="dxa"/>
            <w:tcBorders>
              <w:top w:val="nil"/>
              <w:left w:val="nil"/>
              <w:bottom w:val="nil"/>
              <w:right w:val="nil"/>
            </w:tcBorders>
            <w:shd w:val="clear" w:color="auto" w:fill="auto"/>
            <w:vAlign w:val="center"/>
            <w:hideMark/>
          </w:tcPr>
          <w:p w14:paraId="101469FB"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7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7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13</w:t>
            </w:r>
          </w:p>
        </w:tc>
        <w:tc>
          <w:tcPr>
            <w:tcW w:w="684" w:type="dxa"/>
            <w:tcBorders>
              <w:top w:val="nil"/>
              <w:left w:val="nil"/>
              <w:bottom w:val="nil"/>
              <w:right w:val="nil"/>
            </w:tcBorders>
            <w:shd w:val="clear" w:color="auto" w:fill="auto"/>
            <w:vAlign w:val="center"/>
            <w:hideMark/>
          </w:tcPr>
          <w:p w14:paraId="7A328DDC"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7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7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w:t>
            </w:r>
          </w:p>
        </w:tc>
        <w:tc>
          <w:tcPr>
            <w:tcW w:w="660" w:type="dxa"/>
            <w:tcBorders>
              <w:top w:val="nil"/>
              <w:left w:val="nil"/>
              <w:bottom w:val="nil"/>
              <w:right w:val="nil"/>
            </w:tcBorders>
            <w:shd w:val="clear" w:color="auto" w:fill="auto"/>
            <w:vAlign w:val="center"/>
            <w:hideMark/>
          </w:tcPr>
          <w:p w14:paraId="00791C4C"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7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7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5</w:t>
            </w:r>
          </w:p>
        </w:tc>
        <w:tc>
          <w:tcPr>
            <w:tcW w:w="350" w:type="dxa"/>
            <w:tcBorders>
              <w:top w:val="nil"/>
              <w:left w:val="nil"/>
              <w:bottom w:val="nil"/>
              <w:right w:val="nil"/>
            </w:tcBorders>
            <w:shd w:val="clear" w:color="auto" w:fill="auto"/>
            <w:vAlign w:val="center"/>
            <w:hideMark/>
          </w:tcPr>
          <w:p w14:paraId="413F4E53"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7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957" w:type="dxa"/>
            <w:tcBorders>
              <w:top w:val="nil"/>
              <w:left w:val="nil"/>
              <w:bottom w:val="nil"/>
              <w:right w:val="nil"/>
            </w:tcBorders>
            <w:shd w:val="clear" w:color="auto" w:fill="auto"/>
            <w:vAlign w:val="center"/>
            <w:hideMark/>
          </w:tcPr>
          <w:p w14:paraId="34ACA144"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8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8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50</w:t>
            </w:r>
          </w:p>
        </w:tc>
        <w:tc>
          <w:tcPr>
            <w:tcW w:w="899" w:type="dxa"/>
            <w:tcBorders>
              <w:top w:val="nil"/>
              <w:left w:val="nil"/>
              <w:bottom w:val="nil"/>
              <w:right w:val="nil"/>
            </w:tcBorders>
            <w:shd w:val="clear" w:color="auto" w:fill="auto"/>
            <w:vAlign w:val="center"/>
            <w:hideMark/>
          </w:tcPr>
          <w:p w14:paraId="5DB38E36"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8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8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30</w:t>
            </w:r>
          </w:p>
        </w:tc>
      </w:tr>
      <w:tr w:rsidR="0081446B" w:rsidRPr="00A978D2" w14:paraId="67DF96F6" w14:textId="77777777" w:rsidTr="00A15F3A">
        <w:trPr>
          <w:trHeight w:val="392"/>
        </w:trPr>
        <w:tc>
          <w:tcPr>
            <w:tcW w:w="1026" w:type="dxa"/>
            <w:tcBorders>
              <w:top w:val="nil"/>
              <w:left w:val="nil"/>
              <w:bottom w:val="nil"/>
              <w:right w:val="nil"/>
            </w:tcBorders>
            <w:shd w:val="clear" w:color="auto" w:fill="auto"/>
            <w:vAlign w:val="center"/>
            <w:hideMark/>
          </w:tcPr>
          <w:p w14:paraId="210B6848" w14:textId="34659765" w:rsidR="0081446B" w:rsidRPr="00A978D2" w:rsidRDefault="0081446B" w:rsidP="00C96014">
            <w:pPr>
              <w:spacing w:after="0" w:line="240" w:lineRule="auto"/>
              <w:rPr>
                <w:rFonts w:ascii="Times New Roman" w:eastAsia="Times New Roman" w:hAnsi="Times New Roman" w:cs="Times New Roman"/>
                <w:color w:val="000000"/>
                <w:kern w:val="0"/>
                <w:sz w:val="18"/>
                <w:szCs w:val="18"/>
                <w:lang w:eastAsia="en-AU"/>
                <w14:ligatures w14:val="none"/>
                <w:rPrChange w:id="8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8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NEP</w:t>
            </w:r>
            <w:r w:rsidR="00982D7A" w:rsidRPr="00A978D2">
              <w:rPr>
                <w:rFonts w:ascii="Times New Roman" w:eastAsia="Times New Roman" w:hAnsi="Times New Roman" w:cs="Times New Roman"/>
                <w:color w:val="000000"/>
                <w:kern w:val="0"/>
                <w:sz w:val="18"/>
                <w:szCs w:val="18"/>
                <w:lang w:eastAsia="en-AU"/>
                <w14:ligatures w14:val="none"/>
                <w:rPrChange w:id="8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M</w:t>
            </w:r>
          </w:p>
        </w:tc>
        <w:tc>
          <w:tcPr>
            <w:tcW w:w="709" w:type="dxa"/>
            <w:tcBorders>
              <w:top w:val="nil"/>
              <w:left w:val="nil"/>
              <w:bottom w:val="nil"/>
              <w:right w:val="nil"/>
            </w:tcBorders>
            <w:shd w:val="clear" w:color="auto" w:fill="auto"/>
            <w:vAlign w:val="center"/>
            <w:hideMark/>
          </w:tcPr>
          <w:p w14:paraId="4DAC5B5C"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8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8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25</w:t>
            </w:r>
          </w:p>
        </w:tc>
        <w:tc>
          <w:tcPr>
            <w:tcW w:w="709" w:type="dxa"/>
            <w:tcBorders>
              <w:top w:val="nil"/>
              <w:left w:val="nil"/>
              <w:bottom w:val="nil"/>
              <w:right w:val="nil"/>
            </w:tcBorders>
            <w:shd w:val="clear" w:color="auto" w:fill="auto"/>
            <w:vAlign w:val="center"/>
            <w:hideMark/>
          </w:tcPr>
          <w:p w14:paraId="6839C404"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8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9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8</w:t>
            </w:r>
          </w:p>
        </w:tc>
        <w:tc>
          <w:tcPr>
            <w:tcW w:w="294" w:type="dxa"/>
            <w:tcBorders>
              <w:top w:val="nil"/>
              <w:left w:val="nil"/>
              <w:bottom w:val="nil"/>
              <w:right w:val="nil"/>
            </w:tcBorders>
            <w:shd w:val="clear" w:color="auto" w:fill="auto"/>
            <w:vAlign w:val="center"/>
            <w:hideMark/>
          </w:tcPr>
          <w:p w14:paraId="0B21C75D"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9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767" w:type="dxa"/>
            <w:tcBorders>
              <w:top w:val="nil"/>
              <w:left w:val="nil"/>
              <w:bottom w:val="nil"/>
              <w:right w:val="nil"/>
            </w:tcBorders>
            <w:shd w:val="clear" w:color="auto" w:fill="auto"/>
            <w:vAlign w:val="center"/>
            <w:hideMark/>
          </w:tcPr>
          <w:p w14:paraId="29EA0291"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9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9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50</w:t>
            </w:r>
          </w:p>
        </w:tc>
        <w:tc>
          <w:tcPr>
            <w:tcW w:w="660" w:type="dxa"/>
            <w:tcBorders>
              <w:top w:val="nil"/>
              <w:left w:val="nil"/>
              <w:bottom w:val="nil"/>
              <w:right w:val="nil"/>
            </w:tcBorders>
            <w:shd w:val="clear" w:color="auto" w:fill="auto"/>
            <w:vAlign w:val="center"/>
            <w:hideMark/>
          </w:tcPr>
          <w:p w14:paraId="11714EF8" w14:textId="272473D5"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9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9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w:t>
            </w:r>
            <w:r w:rsidR="0063359F" w:rsidRPr="00A978D2">
              <w:rPr>
                <w:rFonts w:ascii="Times New Roman" w:eastAsia="Times New Roman" w:hAnsi="Times New Roman" w:cs="Times New Roman"/>
                <w:color w:val="000000"/>
                <w:kern w:val="0"/>
                <w:sz w:val="18"/>
                <w:szCs w:val="18"/>
                <w:lang w:eastAsia="en-AU"/>
                <w14:ligatures w14:val="none"/>
                <w:rPrChange w:id="9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5</w:t>
            </w:r>
          </w:p>
        </w:tc>
        <w:tc>
          <w:tcPr>
            <w:tcW w:w="350" w:type="dxa"/>
            <w:tcBorders>
              <w:top w:val="nil"/>
              <w:left w:val="nil"/>
              <w:bottom w:val="nil"/>
              <w:right w:val="nil"/>
            </w:tcBorders>
            <w:shd w:val="clear" w:color="auto" w:fill="auto"/>
            <w:vAlign w:val="center"/>
            <w:hideMark/>
          </w:tcPr>
          <w:p w14:paraId="42EF2ED9"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9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767" w:type="dxa"/>
            <w:tcBorders>
              <w:top w:val="nil"/>
              <w:left w:val="nil"/>
              <w:bottom w:val="nil"/>
              <w:right w:val="nil"/>
            </w:tcBorders>
            <w:shd w:val="clear" w:color="auto" w:fill="auto"/>
            <w:vAlign w:val="center"/>
            <w:hideMark/>
          </w:tcPr>
          <w:p w14:paraId="6CE521DB"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9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9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w:t>
            </w:r>
          </w:p>
        </w:tc>
        <w:tc>
          <w:tcPr>
            <w:tcW w:w="684" w:type="dxa"/>
            <w:tcBorders>
              <w:top w:val="nil"/>
              <w:left w:val="nil"/>
              <w:bottom w:val="nil"/>
              <w:right w:val="nil"/>
            </w:tcBorders>
            <w:shd w:val="clear" w:color="auto" w:fill="auto"/>
            <w:vAlign w:val="center"/>
            <w:hideMark/>
          </w:tcPr>
          <w:p w14:paraId="2D50C565"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0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0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80</w:t>
            </w:r>
          </w:p>
        </w:tc>
        <w:tc>
          <w:tcPr>
            <w:tcW w:w="660" w:type="dxa"/>
            <w:tcBorders>
              <w:top w:val="nil"/>
              <w:left w:val="nil"/>
              <w:bottom w:val="nil"/>
              <w:right w:val="nil"/>
            </w:tcBorders>
            <w:shd w:val="clear" w:color="auto" w:fill="auto"/>
            <w:vAlign w:val="center"/>
            <w:hideMark/>
          </w:tcPr>
          <w:p w14:paraId="0EB190D5"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0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0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15</w:t>
            </w:r>
          </w:p>
        </w:tc>
        <w:tc>
          <w:tcPr>
            <w:tcW w:w="350" w:type="dxa"/>
            <w:tcBorders>
              <w:top w:val="nil"/>
              <w:left w:val="nil"/>
              <w:bottom w:val="nil"/>
              <w:right w:val="nil"/>
            </w:tcBorders>
            <w:shd w:val="clear" w:color="auto" w:fill="auto"/>
            <w:vAlign w:val="center"/>
            <w:hideMark/>
          </w:tcPr>
          <w:p w14:paraId="4D0DE663"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0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957" w:type="dxa"/>
            <w:tcBorders>
              <w:top w:val="nil"/>
              <w:left w:val="nil"/>
              <w:bottom w:val="nil"/>
              <w:right w:val="nil"/>
            </w:tcBorders>
            <w:shd w:val="clear" w:color="auto" w:fill="auto"/>
            <w:vAlign w:val="center"/>
            <w:hideMark/>
          </w:tcPr>
          <w:p w14:paraId="294C47D9" w14:textId="5EAF9D91"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0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0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6</w:t>
            </w:r>
            <w:r w:rsidR="005C32BE" w:rsidRPr="00A978D2">
              <w:rPr>
                <w:rFonts w:ascii="Times New Roman" w:eastAsia="Times New Roman" w:hAnsi="Times New Roman" w:cs="Times New Roman"/>
                <w:color w:val="000000"/>
                <w:kern w:val="0"/>
                <w:sz w:val="18"/>
                <w:szCs w:val="18"/>
                <w:lang w:eastAsia="en-AU"/>
                <w14:ligatures w14:val="none"/>
                <w:rPrChange w:id="10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5</w:t>
            </w:r>
          </w:p>
        </w:tc>
        <w:tc>
          <w:tcPr>
            <w:tcW w:w="899" w:type="dxa"/>
            <w:tcBorders>
              <w:top w:val="nil"/>
              <w:left w:val="nil"/>
              <w:bottom w:val="nil"/>
              <w:right w:val="nil"/>
            </w:tcBorders>
            <w:shd w:val="clear" w:color="auto" w:fill="auto"/>
            <w:vAlign w:val="center"/>
            <w:hideMark/>
          </w:tcPr>
          <w:p w14:paraId="6E6D082D"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0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0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w:t>
            </w:r>
          </w:p>
        </w:tc>
      </w:tr>
      <w:tr w:rsidR="0081446B" w:rsidRPr="00A978D2" w14:paraId="16D1D318" w14:textId="77777777" w:rsidTr="00A15F3A">
        <w:trPr>
          <w:trHeight w:val="392"/>
        </w:trPr>
        <w:tc>
          <w:tcPr>
            <w:tcW w:w="1026" w:type="dxa"/>
            <w:tcBorders>
              <w:top w:val="nil"/>
              <w:left w:val="nil"/>
              <w:bottom w:val="nil"/>
              <w:right w:val="nil"/>
            </w:tcBorders>
            <w:shd w:val="clear" w:color="auto" w:fill="auto"/>
            <w:vAlign w:val="center"/>
            <w:hideMark/>
          </w:tcPr>
          <w:p w14:paraId="07AF5BDF" w14:textId="77777777" w:rsidR="0081446B" w:rsidRPr="00A978D2" w:rsidRDefault="0081446B" w:rsidP="00C96014">
            <w:pPr>
              <w:spacing w:after="0" w:line="240" w:lineRule="auto"/>
              <w:rPr>
                <w:rFonts w:ascii="Times New Roman" w:eastAsia="Times New Roman" w:hAnsi="Times New Roman" w:cs="Times New Roman"/>
                <w:color w:val="000000"/>
                <w:kern w:val="0"/>
                <w:sz w:val="18"/>
                <w:szCs w:val="18"/>
                <w:lang w:eastAsia="en-AU"/>
                <w14:ligatures w14:val="none"/>
                <w:rPrChange w:id="11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1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 xml:space="preserve">EPA-VIC </w:t>
            </w:r>
          </w:p>
        </w:tc>
        <w:tc>
          <w:tcPr>
            <w:tcW w:w="709" w:type="dxa"/>
            <w:tcBorders>
              <w:top w:val="nil"/>
              <w:left w:val="nil"/>
              <w:bottom w:val="nil"/>
              <w:right w:val="nil"/>
            </w:tcBorders>
            <w:shd w:val="clear" w:color="auto" w:fill="auto"/>
            <w:vAlign w:val="center"/>
            <w:hideMark/>
          </w:tcPr>
          <w:p w14:paraId="6D644131"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1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1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25</w:t>
            </w:r>
          </w:p>
        </w:tc>
        <w:tc>
          <w:tcPr>
            <w:tcW w:w="709" w:type="dxa"/>
            <w:tcBorders>
              <w:top w:val="nil"/>
              <w:left w:val="nil"/>
              <w:bottom w:val="nil"/>
              <w:right w:val="nil"/>
            </w:tcBorders>
            <w:shd w:val="clear" w:color="auto" w:fill="auto"/>
            <w:vAlign w:val="center"/>
            <w:hideMark/>
          </w:tcPr>
          <w:p w14:paraId="3A25E412"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1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1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8</w:t>
            </w:r>
          </w:p>
        </w:tc>
        <w:tc>
          <w:tcPr>
            <w:tcW w:w="294" w:type="dxa"/>
            <w:tcBorders>
              <w:top w:val="nil"/>
              <w:left w:val="nil"/>
              <w:bottom w:val="nil"/>
              <w:right w:val="nil"/>
            </w:tcBorders>
            <w:shd w:val="clear" w:color="auto" w:fill="auto"/>
            <w:vAlign w:val="center"/>
            <w:hideMark/>
          </w:tcPr>
          <w:p w14:paraId="5AAB5656"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1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767" w:type="dxa"/>
            <w:tcBorders>
              <w:top w:val="nil"/>
              <w:left w:val="nil"/>
              <w:bottom w:val="nil"/>
              <w:right w:val="nil"/>
            </w:tcBorders>
            <w:shd w:val="clear" w:color="auto" w:fill="auto"/>
            <w:vAlign w:val="center"/>
            <w:hideMark/>
          </w:tcPr>
          <w:p w14:paraId="7A1C0C3D"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1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1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50</w:t>
            </w:r>
          </w:p>
        </w:tc>
        <w:tc>
          <w:tcPr>
            <w:tcW w:w="660" w:type="dxa"/>
            <w:tcBorders>
              <w:top w:val="nil"/>
              <w:left w:val="nil"/>
              <w:bottom w:val="nil"/>
              <w:right w:val="nil"/>
            </w:tcBorders>
            <w:shd w:val="clear" w:color="auto" w:fill="auto"/>
            <w:vAlign w:val="center"/>
            <w:hideMark/>
          </w:tcPr>
          <w:p w14:paraId="210E68B0" w14:textId="181E2DF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1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2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w:t>
            </w:r>
            <w:r w:rsidR="0063359F" w:rsidRPr="00A978D2">
              <w:rPr>
                <w:rFonts w:ascii="Times New Roman" w:eastAsia="Times New Roman" w:hAnsi="Times New Roman" w:cs="Times New Roman"/>
                <w:color w:val="000000"/>
                <w:kern w:val="0"/>
                <w:sz w:val="18"/>
                <w:szCs w:val="18"/>
                <w:lang w:eastAsia="en-AU"/>
                <w14:ligatures w14:val="none"/>
                <w:rPrChange w:id="12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0</w:t>
            </w:r>
          </w:p>
        </w:tc>
        <w:tc>
          <w:tcPr>
            <w:tcW w:w="350" w:type="dxa"/>
            <w:tcBorders>
              <w:top w:val="nil"/>
              <w:left w:val="nil"/>
              <w:bottom w:val="nil"/>
              <w:right w:val="nil"/>
            </w:tcBorders>
            <w:shd w:val="clear" w:color="auto" w:fill="auto"/>
            <w:vAlign w:val="center"/>
            <w:hideMark/>
          </w:tcPr>
          <w:p w14:paraId="40D2EA66"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2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767" w:type="dxa"/>
            <w:tcBorders>
              <w:top w:val="nil"/>
              <w:left w:val="nil"/>
              <w:bottom w:val="nil"/>
              <w:right w:val="nil"/>
            </w:tcBorders>
            <w:shd w:val="clear" w:color="auto" w:fill="auto"/>
            <w:vAlign w:val="center"/>
            <w:hideMark/>
          </w:tcPr>
          <w:p w14:paraId="76772950"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2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2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w:t>
            </w:r>
          </w:p>
        </w:tc>
        <w:tc>
          <w:tcPr>
            <w:tcW w:w="684" w:type="dxa"/>
            <w:tcBorders>
              <w:top w:val="nil"/>
              <w:left w:val="nil"/>
              <w:bottom w:val="nil"/>
              <w:right w:val="nil"/>
            </w:tcBorders>
            <w:shd w:val="clear" w:color="auto" w:fill="auto"/>
            <w:vAlign w:val="center"/>
            <w:hideMark/>
          </w:tcPr>
          <w:p w14:paraId="5478CF3B"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2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2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80</w:t>
            </w:r>
          </w:p>
        </w:tc>
        <w:tc>
          <w:tcPr>
            <w:tcW w:w="660" w:type="dxa"/>
            <w:tcBorders>
              <w:top w:val="nil"/>
              <w:left w:val="nil"/>
              <w:bottom w:val="nil"/>
              <w:right w:val="nil"/>
            </w:tcBorders>
            <w:shd w:val="clear" w:color="auto" w:fill="auto"/>
            <w:vAlign w:val="center"/>
            <w:hideMark/>
          </w:tcPr>
          <w:p w14:paraId="39B2FD4D"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2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2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15</w:t>
            </w:r>
          </w:p>
        </w:tc>
        <w:tc>
          <w:tcPr>
            <w:tcW w:w="350" w:type="dxa"/>
            <w:tcBorders>
              <w:top w:val="nil"/>
              <w:left w:val="nil"/>
              <w:bottom w:val="nil"/>
              <w:right w:val="nil"/>
            </w:tcBorders>
            <w:shd w:val="clear" w:color="auto" w:fill="auto"/>
            <w:vAlign w:val="center"/>
            <w:hideMark/>
          </w:tcPr>
          <w:p w14:paraId="22AC37E9"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2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p>
        </w:tc>
        <w:tc>
          <w:tcPr>
            <w:tcW w:w="957" w:type="dxa"/>
            <w:tcBorders>
              <w:top w:val="nil"/>
              <w:left w:val="nil"/>
              <w:bottom w:val="nil"/>
              <w:right w:val="nil"/>
            </w:tcBorders>
            <w:shd w:val="clear" w:color="auto" w:fill="auto"/>
            <w:vAlign w:val="center"/>
            <w:hideMark/>
          </w:tcPr>
          <w:p w14:paraId="43E99D51" w14:textId="5C3C6A12"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3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3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6</w:t>
            </w:r>
            <w:r w:rsidR="005C32BE" w:rsidRPr="00A978D2">
              <w:rPr>
                <w:rFonts w:ascii="Times New Roman" w:eastAsia="Times New Roman" w:hAnsi="Times New Roman" w:cs="Times New Roman"/>
                <w:color w:val="000000"/>
                <w:kern w:val="0"/>
                <w:sz w:val="18"/>
                <w:szCs w:val="18"/>
                <w:lang w:eastAsia="en-AU"/>
                <w14:ligatures w14:val="none"/>
                <w:rPrChange w:id="13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0</w:t>
            </w:r>
          </w:p>
        </w:tc>
        <w:tc>
          <w:tcPr>
            <w:tcW w:w="899" w:type="dxa"/>
            <w:tcBorders>
              <w:top w:val="nil"/>
              <w:left w:val="nil"/>
              <w:bottom w:val="nil"/>
              <w:right w:val="nil"/>
            </w:tcBorders>
            <w:shd w:val="clear" w:color="auto" w:fill="auto"/>
            <w:vAlign w:val="center"/>
            <w:hideMark/>
          </w:tcPr>
          <w:p w14:paraId="744504B0"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3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3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w:t>
            </w:r>
          </w:p>
        </w:tc>
      </w:tr>
      <w:tr w:rsidR="0081446B" w:rsidRPr="00A978D2" w14:paraId="1B3B471D" w14:textId="77777777" w:rsidTr="00A15F3A">
        <w:trPr>
          <w:trHeight w:val="412"/>
        </w:trPr>
        <w:tc>
          <w:tcPr>
            <w:tcW w:w="1026" w:type="dxa"/>
            <w:tcBorders>
              <w:top w:val="nil"/>
              <w:left w:val="nil"/>
              <w:bottom w:val="single" w:sz="8" w:space="0" w:color="auto"/>
              <w:right w:val="nil"/>
            </w:tcBorders>
            <w:shd w:val="clear" w:color="auto" w:fill="auto"/>
            <w:vAlign w:val="center"/>
            <w:hideMark/>
          </w:tcPr>
          <w:p w14:paraId="0A9BFCA4" w14:textId="77777777" w:rsidR="0081446B" w:rsidRPr="00A978D2" w:rsidRDefault="0081446B" w:rsidP="00C96014">
            <w:pPr>
              <w:spacing w:after="0" w:line="240" w:lineRule="auto"/>
              <w:rPr>
                <w:rFonts w:ascii="Times New Roman" w:eastAsia="Times New Roman" w:hAnsi="Times New Roman" w:cs="Times New Roman"/>
                <w:color w:val="000000"/>
                <w:kern w:val="0"/>
                <w:sz w:val="18"/>
                <w:szCs w:val="18"/>
                <w:lang w:eastAsia="en-AU"/>
                <w14:ligatures w14:val="none"/>
                <w:rPrChange w:id="13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3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EPA-NSW</w:t>
            </w:r>
          </w:p>
        </w:tc>
        <w:tc>
          <w:tcPr>
            <w:tcW w:w="709" w:type="dxa"/>
            <w:tcBorders>
              <w:top w:val="nil"/>
              <w:left w:val="nil"/>
              <w:bottom w:val="single" w:sz="8" w:space="0" w:color="auto"/>
              <w:right w:val="nil"/>
            </w:tcBorders>
            <w:shd w:val="clear" w:color="auto" w:fill="auto"/>
            <w:vAlign w:val="center"/>
            <w:hideMark/>
          </w:tcPr>
          <w:p w14:paraId="1D37C68B"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3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3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25</w:t>
            </w:r>
          </w:p>
        </w:tc>
        <w:tc>
          <w:tcPr>
            <w:tcW w:w="709" w:type="dxa"/>
            <w:tcBorders>
              <w:top w:val="nil"/>
              <w:left w:val="nil"/>
              <w:bottom w:val="single" w:sz="8" w:space="0" w:color="auto"/>
              <w:right w:val="nil"/>
            </w:tcBorders>
            <w:shd w:val="clear" w:color="auto" w:fill="auto"/>
            <w:vAlign w:val="center"/>
            <w:hideMark/>
          </w:tcPr>
          <w:p w14:paraId="7FC8875A"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3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4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8</w:t>
            </w:r>
          </w:p>
        </w:tc>
        <w:tc>
          <w:tcPr>
            <w:tcW w:w="294" w:type="dxa"/>
            <w:tcBorders>
              <w:top w:val="nil"/>
              <w:left w:val="nil"/>
              <w:bottom w:val="single" w:sz="8" w:space="0" w:color="auto"/>
              <w:right w:val="nil"/>
            </w:tcBorders>
            <w:shd w:val="clear" w:color="auto" w:fill="auto"/>
            <w:vAlign w:val="center"/>
            <w:hideMark/>
          </w:tcPr>
          <w:p w14:paraId="4AFD8520"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4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4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 </w:t>
            </w:r>
          </w:p>
        </w:tc>
        <w:tc>
          <w:tcPr>
            <w:tcW w:w="767" w:type="dxa"/>
            <w:tcBorders>
              <w:top w:val="nil"/>
              <w:left w:val="nil"/>
              <w:bottom w:val="single" w:sz="8" w:space="0" w:color="auto"/>
              <w:right w:val="nil"/>
            </w:tcBorders>
            <w:shd w:val="clear" w:color="auto" w:fill="auto"/>
            <w:vAlign w:val="center"/>
            <w:hideMark/>
          </w:tcPr>
          <w:p w14:paraId="7AE8F928"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4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4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50</w:t>
            </w:r>
          </w:p>
        </w:tc>
        <w:tc>
          <w:tcPr>
            <w:tcW w:w="660" w:type="dxa"/>
            <w:tcBorders>
              <w:top w:val="nil"/>
              <w:left w:val="nil"/>
              <w:bottom w:val="single" w:sz="8" w:space="0" w:color="auto"/>
              <w:right w:val="nil"/>
            </w:tcBorders>
            <w:shd w:val="clear" w:color="auto" w:fill="auto"/>
            <w:vAlign w:val="center"/>
            <w:hideMark/>
          </w:tcPr>
          <w:p w14:paraId="56AB803F"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4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4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25</w:t>
            </w:r>
          </w:p>
        </w:tc>
        <w:tc>
          <w:tcPr>
            <w:tcW w:w="350" w:type="dxa"/>
            <w:tcBorders>
              <w:top w:val="nil"/>
              <w:left w:val="nil"/>
              <w:bottom w:val="single" w:sz="8" w:space="0" w:color="auto"/>
              <w:right w:val="nil"/>
            </w:tcBorders>
            <w:shd w:val="clear" w:color="auto" w:fill="auto"/>
            <w:vAlign w:val="center"/>
            <w:hideMark/>
          </w:tcPr>
          <w:p w14:paraId="0C63CF86"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4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4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 </w:t>
            </w:r>
          </w:p>
        </w:tc>
        <w:tc>
          <w:tcPr>
            <w:tcW w:w="767" w:type="dxa"/>
            <w:tcBorders>
              <w:top w:val="nil"/>
              <w:left w:val="nil"/>
              <w:bottom w:val="single" w:sz="8" w:space="0" w:color="auto"/>
              <w:right w:val="nil"/>
            </w:tcBorders>
            <w:shd w:val="clear" w:color="auto" w:fill="auto"/>
            <w:vAlign w:val="center"/>
            <w:hideMark/>
          </w:tcPr>
          <w:p w14:paraId="6C1D0AF7"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4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5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w:t>
            </w:r>
          </w:p>
        </w:tc>
        <w:tc>
          <w:tcPr>
            <w:tcW w:w="684" w:type="dxa"/>
            <w:tcBorders>
              <w:top w:val="nil"/>
              <w:left w:val="nil"/>
              <w:bottom w:val="single" w:sz="8" w:space="0" w:color="auto"/>
              <w:right w:val="nil"/>
            </w:tcBorders>
            <w:shd w:val="clear" w:color="auto" w:fill="auto"/>
            <w:vAlign w:val="center"/>
            <w:hideMark/>
          </w:tcPr>
          <w:p w14:paraId="313A83EB"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51"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52"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80</w:t>
            </w:r>
          </w:p>
        </w:tc>
        <w:tc>
          <w:tcPr>
            <w:tcW w:w="660" w:type="dxa"/>
            <w:tcBorders>
              <w:top w:val="nil"/>
              <w:left w:val="nil"/>
              <w:bottom w:val="single" w:sz="8" w:space="0" w:color="auto"/>
              <w:right w:val="nil"/>
            </w:tcBorders>
            <w:shd w:val="clear" w:color="auto" w:fill="auto"/>
            <w:vAlign w:val="center"/>
            <w:hideMark/>
          </w:tcPr>
          <w:p w14:paraId="2CE38E49"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53"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54"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15</w:t>
            </w:r>
          </w:p>
        </w:tc>
        <w:tc>
          <w:tcPr>
            <w:tcW w:w="350" w:type="dxa"/>
            <w:tcBorders>
              <w:top w:val="nil"/>
              <w:left w:val="nil"/>
              <w:bottom w:val="single" w:sz="8" w:space="0" w:color="auto"/>
              <w:right w:val="nil"/>
            </w:tcBorders>
            <w:shd w:val="clear" w:color="auto" w:fill="auto"/>
            <w:vAlign w:val="center"/>
            <w:hideMark/>
          </w:tcPr>
          <w:p w14:paraId="30D65E09"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55"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56"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 </w:t>
            </w:r>
          </w:p>
        </w:tc>
        <w:tc>
          <w:tcPr>
            <w:tcW w:w="957" w:type="dxa"/>
            <w:tcBorders>
              <w:top w:val="nil"/>
              <w:left w:val="nil"/>
              <w:bottom w:val="single" w:sz="8" w:space="0" w:color="auto"/>
              <w:right w:val="nil"/>
            </w:tcBorders>
            <w:shd w:val="clear" w:color="auto" w:fill="auto"/>
            <w:vAlign w:val="center"/>
            <w:hideMark/>
          </w:tcPr>
          <w:p w14:paraId="2AE25F1B"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57"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58"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65</w:t>
            </w:r>
          </w:p>
        </w:tc>
        <w:tc>
          <w:tcPr>
            <w:tcW w:w="899" w:type="dxa"/>
            <w:tcBorders>
              <w:top w:val="nil"/>
              <w:left w:val="nil"/>
              <w:bottom w:val="single" w:sz="8" w:space="0" w:color="auto"/>
              <w:right w:val="nil"/>
            </w:tcBorders>
            <w:shd w:val="clear" w:color="auto" w:fill="auto"/>
            <w:vAlign w:val="center"/>
            <w:hideMark/>
          </w:tcPr>
          <w:p w14:paraId="49674E7F" w14:textId="77777777" w:rsidR="0081446B" w:rsidRPr="00A978D2" w:rsidRDefault="0081446B" w:rsidP="00C96014">
            <w:pPr>
              <w:spacing w:after="0" w:line="240" w:lineRule="auto"/>
              <w:jc w:val="center"/>
              <w:rPr>
                <w:rFonts w:ascii="Times New Roman" w:eastAsia="Times New Roman" w:hAnsi="Times New Roman" w:cs="Times New Roman"/>
                <w:color w:val="000000"/>
                <w:kern w:val="0"/>
                <w:sz w:val="18"/>
                <w:szCs w:val="18"/>
                <w:lang w:eastAsia="en-AU"/>
                <w14:ligatures w14:val="none"/>
                <w:rPrChange w:id="159"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pPr>
            <w:r w:rsidRPr="00A978D2">
              <w:rPr>
                <w:rFonts w:ascii="Times New Roman" w:eastAsia="Times New Roman" w:hAnsi="Times New Roman" w:cs="Times New Roman"/>
                <w:color w:val="000000"/>
                <w:kern w:val="0"/>
                <w:sz w:val="18"/>
                <w:szCs w:val="18"/>
                <w:lang w:eastAsia="en-AU"/>
                <w14:ligatures w14:val="none"/>
                <w:rPrChange w:id="160" w:author="Simon William Mkasimongwa" w:date="2024-11-15T11:40:00Z" w16du:dateUtc="2024-11-15T00:40:00Z">
                  <w:rPr>
                    <w:rFonts w:ascii="Times New Roman" w:eastAsia="Times New Roman" w:hAnsi="Times New Roman" w:cs="Times New Roman"/>
                    <w:color w:val="000000"/>
                    <w:kern w:val="0"/>
                    <w:lang w:eastAsia="en-AU"/>
                    <w14:ligatures w14:val="none"/>
                  </w:rPr>
                </w:rPrChange>
              </w:rPr>
              <w:t>-</w:t>
            </w:r>
          </w:p>
        </w:tc>
      </w:tr>
    </w:tbl>
    <w:p w14:paraId="71820800" w14:textId="77777777" w:rsidR="00F0426B" w:rsidRPr="00857AEB" w:rsidRDefault="00F0426B" w:rsidP="00225FB6">
      <w:pPr>
        <w:spacing w:line="360" w:lineRule="auto"/>
        <w:jc w:val="both"/>
        <w:rPr>
          <w:rFonts w:ascii="Times New Roman" w:hAnsi="Times New Roman" w:cs="Times New Roman"/>
          <w:sz w:val="24"/>
          <w:szCs w:val="24"/>
        </w:rPr>
      </w:pPr>
    </w:p>
    <w:p w14:paraId="031C6199" w14:textId="77777777" w:rsidR="00BE2209" w:rsidRPr="00857AEB" w:rsidRDefault="00BE2209" w:rsidP="00216F89">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 xml:space="preserve">Melbourne and Sydney, Australia's largest cities, together account for approximately 40% of the country's total population. These cities have experienced significant growth and development in recent years, leading to increased population density and human activity (Searle, 2020). Although, most Australian cities generally reported with good air quality that complies with national standards, air pollution events still occur (Emmerson &amp; </w:t>
      </w:r>
      <w:proofErr w:type="spellStart"/>
      <w:r w:rsidRPr="00857AEB">
        <w:rPr>
          <w:rFonts w:ascii="Times New Roman" w:hAnsi="Times New Roman" w:cs="Times New Roman"/>
          <w:sz w:val="24"/>
          <w:szCs w:val="24"/>
        </w:rPr>
        <w:t>Keywood</w:t>
      </w:r>
      <w:proofErr w:type="spellEnd"/>
      <w:r w:rsidRPr="00857AEB">
        <w:rPr>
          <w:rFonts w:ascii="Times New Roman" w:hAnsi="Times New Roman" w:cs="Times New Roman"/>
          <w:sz w:val="24"/>
          <w:szCs w:val="24"/>
        </w:rPr>
        <w:t>, 2021). With ongoing urban expansion, the risk of air pollution events impacting more people increases. Therefore, a long-term evaluation of air pollution events is essential to assess the adequacy of the current monitoring network, track changes in air quality over time, and understand the distribution of pollution events across expanding urban areas.</w:t>
      </w:r>
    </w:p>
    <w:p w14:paraId="72D8D6C9" w14:textId="77777777" w:rsidR="00BE2209" w:rsidRPr="00857AEB" w:rsidRDefault="00BE2209" w:rsidP="00510988">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This study is the first to evaluate the spatiotemporal distribution of air pollution events in Melbourne and Sydney over a multi-decadal period. The objectives of this study are to answer the following research questions:</w:t>
      </w:r>
    </w:p>
    <w:p w14:paraId="03B4E3AC" w14:textId="18C367F7" w:rsidR="00BE2209" w:rsidRPr="00857AEB" w:rsidRDefault="00BE2209" w:rsidP="00216F89">
      <w:pPr>
        <w:pStyle w:val="ListParagraph"/>
        <w:numPr>
          <w:ilvl w:val="0"/>
          <w:numId w:val="12"/>
        </w:numPr>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How has the air quality in Melbourne and Sydney changed over the 24 years from 2000 to 2024 in relation to</w:t>
      </w:r>
      <w:r w:rsidR="007F4046">
        <w:rPr>
          <w:rFonts w:ascii="Times New Roman" w:hAnsi="Times New Roman" w:cs="Times New Roman"/>
          <w:sz w:val="24"/>
          <w:szCs w:val="24"/>
        </w:rPr>
        <w:t xml:space="preserve"> WHO guidelines</w:t>
      </w:r>
      <w:r w:rsidRPr="00857AEB">
        <w:rPr>
          <w:rFonts w:ascii="Times New Roman" w:hAnsi="Times New Roman" w:cs="Times New Roman"/>
          <w:sz w:val="24"/>
          <w:szCs w:val="24"/>
        </w:rPr>
        <w:t>, national, and state standards?</w:t>
      </w:r>
    </w:p>
    <w:p w14:paraId="4D8EF142" w14:textId="77777777" w:rsidR="00BE2209" w:rsidRPr="00857AEB" w:rsidRDefault="00BE2209" w:rsidP="00216F89">
      <w:pPr>
        <w:pStyle w:val="ListParagraph"/>
        <w:numPr>
          <w:ilvl w:val="0"/>
          <w:numId w:val="12"/>
        </w:numPr>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How many air pollution events, comprising single or multiple pollutants, occurred between 2000 and 2024, and what are their spatiotemporal distributions?</w:t>
      </w:r>
    </w:p>
    <w:p w14:paraId="7FCA5E85" w14:textId="77777777" w:rsidR="00BE2209" w:rsidRPr="00857AEB" w:rsidRDefault="00BE2209" w:rsidP="00216F89">
      <w:pPr>
        <w:pStyle w:val="ListParagraph"/>
        <w:numPr>
          <w:ilvl w:val="0"/>
          <w:numId w:val="12"/>
        </w:numPr>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Does the EPA air quality monitoring network in Melbourne and Sydney provide sufficient data coverage for city-scale air quality evaluation?</w:t>
      </w:r>
    </w:p>
    <w:p w14:paraId="11990397" w14:textId="77777777" w:rsidR="00BE2209" w:rsidRDefault="00BE2209" w:rsidP="00EB67E7">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We used pollutant concentrations as the primary metric for this study, guided by the National Environment Protection Measures (NEPM), Environment Protection Authority in New South Wales (EPA-NSW) and Victoria (EPA-VIC) air quality standards, and World Health Organization (WHO) air quality guidelines. By incorporating both national and state-based standards alongside WHO guidelines, we aimed to ensure a comprehensive evaluation of air quality. This approach balances locally enforced regulations with globally recognized health benchmarks.</w:t>
      </w:r>
    </w:p>
    <w:p w14:paraId="1F7E8D44" w14:textId="77777777" w:rsidR="003C1EF0" w:rsidRPr="00857AEB" w:rsidRDefault="003C1EF0" w:rsidP="00EB67E7">
      <w:pPr>
        <w:spacing w:line="360" w:lineRule="auto"/>
        <w:ind w:firstLine="360"/>
        <w:jc w:val="both"/>
        <w:rPr>
          <w:rFonts w:ascii="Times New Roman" w:hAnsi="Times New Roman" w:cs="Times New Roman"/>
          <w:sz w:val="24"/>
          <w:szCs w:val="24"/>
        </w:rPr>
      </w:pPr>
    </w:p>
    <w:p w14:paraId="39403EE2" w14:textId="20843496" w:rsidR="00BE2209" w:rsidRPr="00857AEB" w:rsidRDefault="00BE2209" w:rsidP="00857AEB">
      <w:pPr>
        <w:pStyle w:val="ListParagraph"/>
        <w:numPr>
          <w:ilvl w:val="0"/>
          <w:numId w:val="11"/>
        </w:numPr>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Methods</w:t>
      </w:r>
    </w:p>
    <w:p w14:paraId="70B92643" w14:textId="5E1D69E9" w:rsidR="00BE2209" w:rsidRPr="00857AEB" w:rsidRDefault="00BE2209" w:rsidP="00857AEB">
      <w:pPr>
        <w:pStyle w:val="ListParagraph"/>
        <w:numPr>
          <w:ilvl w:val="1"/>
          <w:numId w:val="11"/>
        </w:numPr>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Data</w:t>
      </w:r>
    </w:p>
    <w:p w14:paraId="46923DA3" w14:textId="402EAC5F" w:rsidR="00BE2209" w:rsidRPr="00857AEB" w:rsidRDefault="00527035" w:rsidP="0069434A">
      <w:pPr>
        <w:spacing w:line="360" w:lineRule="auto"/>
        <w:ind w:firstLine="720"/>
        <w:jc w:val="both"/>
        <w:rPr>
          <w:rFonts w:ascii="Times New Roman" w:hAnsi="Times New Roman" w:cs="Times New Roman"/>
          <w:sz w:val="24"/>
          <w:szCs w:val="24"/>
        </w:rPr>
      </w:pPr>
      <w:r w:rsidRPr="00527035">
        <w:rPr>
          <w:rFonts w:ascii="Times New Roman" w:hAnsi="Times New Roman" w:cs="Times New Roman"/>
          <w:sz w:val="24"/>
          <w:szCs w:val="24"/>
        </w:rPr>
        <w:t xml:space="preserve">Air quality data for both Melbourne and Sydney since 2000 were sourced from publicly available platforms </w:t>
      </w:r>
      <w:r w:rsidR="00F62A3C" w:rsidRPr="00F62A3C">
        <w:rPr>
          <w:rFonts w:ascii="Times New Roman" w:hAnsi="Times New Roman" w:cs="Times New Roman"/>
          <w:sz w:val="24"/>
          <w:szCs w:val="24"/>
        </w:rPr>
        <w:t>(EPA-VIC Historical Data and Resources, 2023)</w:t>
      </w:r>
      <w:r w:rsidR="00BE2209" w:rsidRPr="00857AEB">
        <w:rPr>
          <w:rFonts w:ascii="Times New Roman" w:hAnsi="Times New Roman" w:cs="Times New Roman"/>
          <w:sz w:val="24"/>
          <w:szCs w:val="24"/>
        </w:rPr>
        <w:t>,</w:t>
      </w:r>
      <w:r w:rsidR="00216F89" w:rsidRPr="00857AEB">
        <w:rPr>
          <w:rFonts w:ascii="Times New Roman" w:hAnsi="Times New Roman" w:cs="Times New Roman"/>
          <w:sz w:val="24"/>
          <w:szCs w:val="24"/>
        </w:rPr>
        <w:t xml:space="preserve"> </w:t>
      </w:r>
      <w:r w:rsidR="00BE2209" w:rsidRPr="00857AEB">
        <w:rPr>
          <w:rFonts w:ascii="Times New Roman" w:hAnsi="Times New Roman" w:cs="Times New Roman"/>
          <w:sz w:val="24"/>
          <w:szCs w:val="24"/>
        </w:rPr>
        <w:t xml:space="preserve">while the data for Sydney was retrieved from the EPA-NSW data platform </w:t>
      </w:r>
      <w:r w:rsidR="00AA26A5" w:rsidRPr="00AA26A5">
        <w:rPr>
          <w:rFonts w:ascii="Times New Roman" w:hAnsi="Times New Roman" w:cs="Times New Roman"/>
          <w:sz w:val="24"/>
          <w:szCs w:val="24"/>
        </w:rPr>
        <w:t>(EPA-NSW Data download facility, 2023)</w:t>
      </w:r>
      <w:r w:rsidR="00BE2209" w:rsidRPr="00857AEB">
        <w:rPr>
          <w:rFonts w:ascii="Times New Roman" w:hAnsi="Times New Roman" w:cs="Times New Roman"/>
          <w:sz w:val="24"/>
          <w:szCs w:val="24"/>
        </w:rPr>
        <w:t>.</w:t>
      </w:r>
      <w:r w:rsidR="00216F89" w:rsidRPr="00857AEB">
        <w:rPr>
          <w:rFonts w:ascii="Times New Roman" w:hAnsi="Times New Roman" w:cs="Times New Roman"/>
          <w:sz w:val="24"/>
          <w:szCs w:val="24"/>
        </w:rPr>
        <w:t xml:space="preserve"> </w:t>
      </w:r>
      <w:r w:rsidR="00BE2209" w:rsidRPr="00857AEB">
        <w:rPr>
          <w:rFonts w:ascii="Times New Roman" w:hAnsi="Times New Roman" w:cs="Times New Roman"/>
          <w:sz w:val="24"/>
          <w:szCs w:val="24"/>
        </w:rPr>
        <w:t>In Melbourne, data were collected from 24 air quality monitoring</w:t>
      </w:r>
      <w:r w:rsidR="0069434A">
        <w:rPr>
          <w:rFonts w:ascii="Times New Roman" w:hAnsi="Times New Roman" w:cs="Times New Roman"/>
          <w:sz w:val="24"/>
          <w:szCs w:val="24"/>
        </w:rPr>
        <w:t xml:space="preserve"> stations</w:t>
      </w:r>
      <w:r w:rsidR="00DD003E">
        <w:rPr>
          <w:rFonts w:ascii="Times New Roman" w:hAnsi="Times New Roman" w:cs="Times New Roman"/>
          <w:sz w:val="24"/>
          <w:szCs w:val="24"/>
        </w:rPr>
        <w:t>, whereby</w:t>
      </w:r>
      <w:r w:rsidR="00BE2209" w:rsidRPr="00857AEB">
        <w:rPr>
          <w:rFonts w:ascii="Times New Roman" w:hAnsi="Times New Roman" w:cs="Times New Roman"/>
          <w:sz w:val="24"/>
          <w:szCs w:val="24"/>
        </w:rPr>
        <w:t xml:space="preserve"> </w:t>
      </w:r>
      <w:r w:rsidR="00DD003E">
        <w:rPr>
          <w:rFonts w:ascii="Times New Roman" w:hAnsi="Times New Roman" w:cs="Times New Roman"/>
          <w:sz w:val="24"/>
          <w:szCs w:val="24"/>
        </w:rPr>
        <w:t>i</w:t>
      </w:r>
      <w:r w:rsidR="00BE2209" w:rsidRPr="00857AEB">
        <w:rPr>
          <w:rFonts w:ascii="Times New Roman" w:hAnsi="Times New Roman" w:cs="Times New Roman"/>
          <w:sz w:val="24"/>
          <w:szCs w:val="24"/>
        </w:rPr>
        <w:t>n Sydney, data were collected from 23 monitoring stations</w:t>
      </w:r>
      <w:r w:rsidR="0069434A">
        <w:rPr>
          <w:rFonts w:ascii="Times New Roman" w:hAnsi="Times New Roman" w:cs="Times New Roman"/>
          <w:sz w:val="24"/>
          <w:szCs w:val="24"/>
        </w:rPr>
        <w:t>.</w:t>
      </w:r>
      <w:r w:rsidR="00DD003E">
        <w:rPr>
          <w:rFonts w:ascii="Times New Roman" w:hAnsi="Times New Roman" w:cs="Times New Roman"/>
          <w:sz w:val="24"/>
          <w:szCs w:val="24"/>
        </w:rPr>
        <w:t xml:space="preserve"> However,</w:t>
      </w:r>
      <w:r w:rsidR="0069434A">
        <w:rPr>
          <w:rFonts w:ascii="Times New Roman" w:hAnsi="Times New Roman" w:cs="Times New Roman"/>
          <w:sz w:val="24"/>
          <w:szCs w:val="24"/>
        </w:rPr>
        <w:t xml:space="preserve"> </w:t>
      </w:r>
      <w:r w:rsidR="00DD003E">
        <w:rPr>
          <w:rFonts w:ascii="Times New Roman" w:hAnsi="Times New Roman" w:cs="Times New Roman"/>
          <w:sz w:val="24"/>
          <w:szCs w:val="24"/>
        </w:rPr>
        <w:t>s</w:t>
      </w:r>
      <w:r w:rsidR="0069434A">
        <w:rPr>
          <w:rFonts w:ascii="Times New Roman" w:hAnsi="Times New Roman" w:cs="Times New Roman"/>
          <w:sz w:val="24"/>
          <w:szCs w:val="24"/>
        </w:rPr>
        <w:t xml:space="preserve">ince 2017 </w:t>
      </w:r>
      <w:r w:rsidR="0069434A" w:rsidRPr="00857AEB">
        <w:rPr>
          <w:rFonts w:ascii="Times New Roman" w:hAnsi="Times New Roman" w:cs="Times New Roman"/>
          <w:sz w:val="24"/>
          <w:szCs w:val="24"/>
        </w:rPr>
        <w:t>only 5 stations remaining active</w:t>
      </w:r>
      <w:r w:rsidR="00DD003E">
        <w:rPr>
          <w:rFonts w:ascii="Times New Roman" w:hAnsi="Times New Roman" w:cs="Times New Roman"/>
          <w:sz w:val="24"/>
          <w:szCs w:val="24"/>
        </w:rPr>
        <w:t xml:space="preserve"> in Melbourne</w:t>
      </w:r>
      <w:r w:rsidR="0069434A">
        <w:rPr>
          <w:rFonts w:ascii="Times New Roman" w:hAnsi="Times New Roman" w:cs="Times New Roman"/>
          <w:sz w:val="24"/>
          <w:szCs w:val="24"/>
        </w:rPr>
        <w:t xml:space="preserve"> while in Sydney </w:t>
      </w:r>
      <w:r w:rsidR="00BE2209" w:rsidRPr="00857AEB">
        <w:rPr>
          <w:rFonts w:ascii="Times New Roman" w:hAnsi="Times New Roman" w:cs="Times New Roman"/>
          <w:sz w:val="24"/>
          <w:szCs w:val="24"/>
        </w:rPr>
        <w:t xml:space="preserve">all </w:t>
      </w:r>
      <w:r w:rsidR="00C270A1">
        <w:rPr>
          <w:rFonts w:ascii="Times New Roman" w:hAnsi="Times New Roman" w:cs="Times New Roman"/>
          <w:sz w:val="24"/>
          <w:szCs w:val="24"/>
        </w:rPr>
        <w:t>stations</w:t>
      </w:r>
      <w:r w:rsidR="00BE2209" w:rsidRPr="00857AEB">
        <w:rPr>
          <w:rFonts w:ascii="Times New Roman" w:hAnsi="Times New Roman" w:cs="Times New Roman"/>
          <w:sz w:val="24"/>
          <w:szCs w:val="24"/>
        </w:rPr>
        <w:t xml:space="preserve"> are still active (Figure 1).</w:t>
      </w:r>
    </w:p>
    <w:p w14:paraId="63BC77B8" w14:textId="55C91229" w:rsidR="00061968" w:rsidRPr="00857AEB" w:rsidRDefault="008F0202" w:rsidP="00BE2209">
      <w:pPr>
        <w:spacing w:line="360" w:lineRule="auto"/>
        <w:jc w:val="both"/>
        <w:rPr>
          <w:rFonts w:ascii="Times New Roman" w:hAnsi="Times New Roman" w:cs="Times New Roman"/>
          <w:sz w:val="24"/>
          <w:szCs w:val="24"/>
        </w:rPr>
      </w:pPr>
      <w:r>
        <w:rPr>
          <w:noProof/>
        </w:rPr>
        <w:drawing>
          <wp:inline distT="0" distB="0" distL="0" distR="0" wp14:anchorId="6874BF88" wp14:editId="4FB1B432">
            <wp:extent cx="5731510" cy="3028315"/>
            <wp:effectExtent l="0" t="0" r="2540" b="635"/>
            <wp:docPr id="399229222" name="Picture 1" descr="A screenshot of a satell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9222" name="Picture 1" descr="A screenshot of a satellite ima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p>
    <w:p w14:paraId="11F0F100" w14:textId="6FDD8645" w:rsidR="000F0795" w:rsidRPr="00857AEB" w:rsidRDefault="000F0795" w:rsidP="00225FB6">
      <w:pPr>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Figure 1. Air quality monitoring stations in Melbourne</w:t>
      </w:r>
      <w:r w:rsidR="00107606">
        <w:rPr>
          <w:rFonts w:ascii="Times New Roman" w:hAnsi="Times New Roman" w:cs="Times New Roman"/>
          <w:sz w:val="24"/>
          <w:szCs w:val="24"/>
        </w:rPr>
        <w:t xml:space="preserve"> (A)</w:t>
      </w:r>
      <w:r w:rsidRPr="00857AEB">
        <w:rPr>
          <w:rFonts w:ascii="Times New Roman" w:hAnsi="Times New Roman" w:cs="Times New Roman"/>
          <w:sz w:val="24"/>
          <w:szCs w:val="24"/>
        </w:rPr>
        <w:t xml:space="preserve"> and Sydney</w:t>
      </w:r>
      <w:r w:rsidR="00107606">
        <w:rPr>
          <w:rFonts w:ascii="Times New Roman" w:hAnsi="Times New Roman" w:cs="Times New Roman"/>
          <w:sz w:val="24"/>
          <w:szCs w:val="24"/>
        </w:rPr>
        <w:t xml:space="preserve"> (B)</w:t>
      </w:r>
      <w:r w:rsidR="002F3506" w:rsidRPr="00857AEB">
        <w:rPr>
          <w:rFonts w:ascii="Times New Roman" w:hAnsi="Times New Roman" w:cs="Times New Roman"/>
          <w:sz w:val="24"/>
          <w:szCs w:val="24"/>
        </w:rPr>
        <w:t xml:space="preserve">. The </w:t>
      </w:r>
      <w:r w:rsidR="00145F0A" w:rsidRPr="00857AEB">
        <w:rPr>
          <w:rFonts w:ascii="Times New Roman" w:hAnsi="Times New Roman" w:cs="Times New Roman"/>
          <w:sz w:val="24"/>
          <w:szCs w:val="24"/>
        </w:rPr>
        <w:t>white</w:t>
      </w:r>
      <w:r w:rsidR="00924B74" w:rsidRPr="00857AEB">
        <w:rPr>
          <w:rFonts w:ascii="Times New Roman" w:hAnsi="Times New Roman" w:cs="Times New Roman"/>
          <w:sz w:val="24"/>
          <w:szCs w:val="24"/>
        </w:rPr>
        <w:t xml:space="preserve"> dote</w:t>
      </w:r>
      <w:r w:rsidR="00A369B7" w:rsidRPr="00857AEB">
        <w:rPr>
          <w:rFonts w:ascii="Times New Roman" w:hAnsi="Times New Roman" w:cs="Times New Roman"/>
          <w:sz w:val="24"/>
          <w:szCs w:val="24"/>
        </w:rPr>
        <w:t>s</w:t>
      </w:r>
      <w:r w:rsidR="00924B74" w:rsidRPr="00857AEB">
        <w:rPr>
          <w:rFonts w:ascii="Times New Roman" w:hAnsi="Times New Roman" w:cs="Times New Roman"/>
          <w:sz w:val="24"/>
          <w:szCs w:val="24"/>
        </w:rPr>
        <w:t xml:space="preserve"> with black dote</w:t>
      </w:r>
      <w:r w:rsidR="00A369B7" w:rsidRPr="00857AEB">
        <w:rPr>
          <w:rFonts w:ascii="Times New Roman" w:hAnsi="Times New Roman" w:cs="Times New Roman"/>
          <w:sz w:val="24"/>
          <w:szCs w:val="24"/>
        </w:rPr>
        <w:t>s</w:t>
      </w:r>
      <w:r w:rsidR="00924B74" w:rsidRPr="00857AEB">
        <w:rPr>
          <w:rFonts w:ascii="Times New Roman" w:hAnsi="Times New Roman" w:cs="Times New Roman"/>
          <w:sz w:val="24"/>
          <w:szCs w:val="24"/>
        </w:rPr>
        <w:t xml:space="preserve"> </w:t>
      </w:r>
      <w:r w:rsidR="00F53541" w:rsidRPr="00857AEB">
        <w:rPr>
          <w:rFonts w:ascii="Times New Roman" w:hAnsi="Times New Roman" w:cs="Times New Roman"/>
          <w:sz w:val="24"/>
          <w:szCs w:val="24"/>
        </w:rPr>
        <w:t>represent</w:t>
      </w:r>
      <w:r w:rsidR="00924B74" w:rsidRPr="00857AEB">
        <w:rPr>
          <w:rFonts w:ascii="Times New Roman" w:hAnsi="Times New Roman" w:cs="Times New Roman"/>
          <w:sz w:val="24"/>
          <w:szCs w:val="24"/>
        </w:rPr>
        <w:t xml:space="preserve"> all active stations, and the white dote</w:t>
      </w:r>
      <w:r w:rsidR="00A369B7" w:rsidRPr="00857AEB">
        <w:rPr>
          <w:rFonts w:ascii="Times New Roman" w:hAnsi="Times New Roman" w:cs="Times New Roman"/>
          <w:sz w:val="24"/>
          <w:szCs w:val="24"/>
        </w:rPr>
        <w:t>s</w:t>
      </w:r>
      <w:r w:rsidR="00924B74" w:rsidRPr="00857AEB">
        <w:rPr>
          <w:rFonts w:ascii="Times New Roman" w:hAnsi="Times New Roman" w:cs="Times New Roman"/>
          <w:sz w:val="24"/>
          <w:szCs w:val="24"/>
        </w:rPr>
        <w:t xml:space="preserve"> with</w:t>
      </w:r>
      <w:r w:rsidR="003F05AE" w:rsidRPr="00857AEB">
        <w:rPr>
          <w:rFonts w:ascii="Times New Roman" w:hAnsi="Times New Roman" w:cs="Times New Roman"/>
          <w:sz w:val="24"/>
          <w:szCs w:val="24"/>
        </w:rPr>
        <w:t xml:space="preserve"> “X” mark shows all non-active stations.</w:t>
      </w:r>
    </w:p>
    <w:p w14:paraId="487418CD" w14:textId="77777777" w:rsidR="002E7FF8" w:rsidRPr="00857AEB" w:rsidRDefault="002E7FF8" w:rsidP="00225FB6">
      <w:pPr>
        <w:spacing w:line="360" w:lineRule="auto"/>
        <w:jc w:val="both"/>
        <w:rPr>
          <w:rFonts w:ascii="Times New Roman" w:hAnsi="Times New Roman" w:cs="Times New Roman"/>
          <w:sz w:val="24"/>
          <w:szCs w:val="24"/>
        </w:rPr>
      </w:pPr>
    </w:p>
    <w:p w14:paraId="76D69774" w14:textId="74ACAE84" w:rsidR="00B27655" w:rsidRPr="00857AEB" w:rsidRDefault="00B27655" w:rsidP="00C17E7E">
      <w:pPr>
        <w:pStyle w:val="ListParagraph"/>
        <w:numPr>
          <w:ilvl w:val="1"/>
          <w:numId w:val="11"/>
        </w:numPr>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Instruments</w:t>
      </w:r>
    </w:p>
    <w:p w14:paraId="13DBED65" w14:textId="5DD943EA" w:rsidR="00422214" w:rsidRPr="00857AEB" w:rsidRDefault="00D64C21" w:rsidP="00225FB6">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EPA-NSW and EPA-VIC use similar air quality monitoring instruments (Table 2). Nitrogen dioxide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is monitored using gas phase chemiluminescence, and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with the non-dispersive ultraviolet method. PM</w:t>
      </w:r>
      <w:r w:rsidRPr="00857AEB">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is measured using beta attenuation monitors and a gravimetric reference method with a low-volume sampler.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is monitored using a tapered element oscillating microbalance </w:t>
      </w:r>
      <w:proofErr w:type="spellStart"/>
      <w:r w:rsidRPr="00857AEB">
        <w:rPr>
          <w:rFonts w:ascii="Times New Roman" w:hAnsi="Times New Roman" w:cs="Times New Roman"/>
          <w:sz w:val="24"/>
          <w:szCs w:val="24"/>
        </w:rPr>
        <w:t>analyzer</w:t>
      </w:r>
      <w:proofErr w:type="spellEnd"/>
      <w:r w:rsidRPr="00857AEB">
        <w:rPr>
          <w:rFonts w:ascii="Times New Roman" w:hAnsi="Times New Roman" w:cs="Times New Roman"/>
          <w:sz w:val="24"/>
          <w:szCs w:val="24"/>
        </w:rPr>
        <w:t xml:space="preserve">, which requires adjustments for temperature variations to ensure data accuracy </w:t>
      </w:r>
      <w:r w:rsidR="00AD5F74" w:rsidRPr="00857AEB">
        <w:rPr>
          <w:rFonts w:ascii="Times New Roman" w:hAnsi="Times New Roman" w:cs="Times New Roman"/>
          <w:sz w:val="24"/>
          <w:szCs w:val="24"/>
        </w:rPr>
        <w:t>that</w:t>
      </w:r>
      <w:r w:rsidRPr="00857AEB">
        <w:rPr>
          <w:rFonts w:ascii="Times New Roman" w:hAnsi="Times New Roman" w:cs="Times New Roman"/>
          <w:sz w:val="24"/>
          <w:szCs w:val="24"/>
        </w:rPr>
        <w:t xml:space="preserve"> help reflect real environmental conditions under changing atmospheric conditions (EPA-NSW, 2021; EPA-V</w:t>
      </w:r>
      <w:r w:rsidR="00EF7193" w:rsidRPr="00857AEB">
        <w:rPr>
          <w:rFonts w:ascii="Times New Roman" w:hAnsi="Times New Roman" w:cs="Times New Roman"/>
          <w:sz w:val="24"/>
          <w:szCs w:val="24"/>
        </w:rPr>
        <w:t>IC</w:t>
      </w:r>
      <w:r w:rsidRPr="00857AEB">
        <w:rPr>
          <w:rFonts w:ascii="Times New Roman" w:hAnsi="Times New Roman" w:cs="Times New Roman"/>
          <w:sz w:val="24"/>
          <w:szCs w:val="24"/>
        </w:rPr>
        <w:t xml:space="preserve"> 2022).</w:t>
      </w:r>
      <w:r w:rsidR="008A474A" w:rsidRPr="00857AEB">
        <w:rPr>
          <w:rFonts w:ascii="Times New Roman" w:hAnsi="Times New Roman" w:cs="Times New Roman"/>
          <w:sz w:val="24"/>
          <w:szCs w:val="24"/>
        </w:rPr>
        <w:t xml:space="preserve"> </w:t>
      </w:r>
      <w:r w:rsidR="00575955" w:rsidRPr="00857AEB">
        <w:rPr>
          <w:rFonts w:ascii="Times New Roman" w:hAnsi="Times New Roman" w:cs="Times New Roman"/>
          <w:sz w:val="24"/>
          <w:szCs w:val="24"/>
        </w:rPr>
        <w:t>The setting of all air quality monitoring stations in Australia follows National Association of Testing Authorities (NATA) guidelines to ensure accurate, representative data (Table 2)</w:t>
      </w:r>
      <w:r w:rsidR="00396F99" w:rsidRPr="00857AEB">
        <w:rPr>
          <w:rFonts w:ascii="Times New Roman" w:hAnsi="Times New Roman" w:cs="Times New Roman"/>
          <w:sz w:val="24"/>
          <w:szCs w:val="24"/>
        </w:rPr>
        <w:t xml:space="preserve"> (EPA-VIC, 2020; EPA-NSW, 2021; Emmerson &amp; </w:t>
      </w:r>
      <w:proofErr w:type="spellStart"/>
      <w:r w:rsidR="00396F99" w:rsidRPr="00857AEB">
        <w:rPr>
          <w:rFonts w:ascii="Times New Roman" w:hAnsi="Times New Roman" w:cs="Times New Roman"/>
          <w:sz w:val="24"/>
          <w:szCs w:val="24"/>
        </w:rPr>
        <w:t>Keywood</w:t>
      </w:r>
      <w:proofErr w:type="spellEnd"/>
      <w:r w:rsidR="00396F99" w:rsidRPr="00857AEB">
        <w:rPr>
          <w:rFonts w:ascii="Times New Roman" w:hAnsi="Times New Roman" w:cs="Times New Roman"/>
          <w:sz w:val="24"/>
          <w:szCs w:val="24"/>
        </w:rPr>
        <w:t>, 2021)</w:t>
      </w:r>
      <w:r w:rsidR="00575955" w:rsidRPr="00857AEB">
        <w:rPr>
          <w:rFonts w:ascii="Times New Roman" w:hAnsi="Times New Roman" w:cs="Times New Roman"/>
          <w:sz w:val="24"/>
          <w:szCs w:val="24"/>
        </w:rPr>
        <w:t>.</w:t>
      </w:r>
    </w:p>
    <w:p w14:paraId="4F91C95E" w14:textId="77777777" w:rsidR="00453CB1" w:rsidRPr="00857AEB" w:rsidRDefault="00453CB1" w:rsidP="00225FB6">
      <w:pPr>
        <w:spacing w:line="360" w:lineRule="auto"/>
        <w:ind w:firstLine="720"/>
        <w:jc w:val="both"/>
        <w:rPr>
          <w:rFonts w:ascii="Times New Roman" w:hAnsi="Times New Roman" w:cs="Times New Roman"/>
          <w:sz w:val="24"/>
          <w:szCs w:val="24"/>
        </w:rPr>
      </w:pPr>
    </w:p>
    <w:p w14:paraId="2BF64425" w14:textId="77777777" w:rsidR="00422214" w:rsidRPr="00857AEB" w:rsidRDefault="00422214" w:rsidP="00422214">
      <w:pPr>
        <w:spacing w:line="240" w:lineRule="auto"/>
        <w:jc w:val="both"/>
        <w:rPr>
          <w:rFonts w:ascii="Times New Roman" w:hAnsi="Times New Roman" w:cs="Times New Roman"/>
          <w:sz w:val="24"/>
          <w:szCs w:val="24"/>
        </w:rPr>
      </w:pPr>
      <w:r w:rsidRPr="00857AEB">
        <w:rPr>
          <w:rFonts w:ascii="Times New Roman" w:hAnsi="Times New Roman" w:cs="Times New Roman"/>
          <w:sz w:val="24"/>
          <w:szCs w:val="24"/>
        </w:rPr>
        <w:t>Table 2. Air quality monitoring instruments used by EPA-NSW and EPA-VIC</w:t>
      </w:r>
    </w:p>
    <w:tbl>
      <w:tblPr>
        <w:tblW w:w="9023" w:type="dxa"/>
        <w:tblLook w:val="04A0" w:firstRow="1" w:lastRow="0" w:firstColumn="1" w:lastColumn="0" w:noHBand="0" w:noVBand="1"/>
      </w:tblPr>
      <w:tblGrid>
        <w:gridCol w:w="2693"/>
        <w:gridCol w:w="1481"/>
        <w:gridCol w:w="4849"/>
      </w:tblGrid>
      <w:tr w:rsidR="00422214" w:rsidRPr="00857AEB" w14:paraId="57446F68" w14:textId="77777777" w:rsidTr="00344DE8">
        <w:trPr>
          <w:trHeight w:val="328"/>
        </w:trPr>
        <w:tc>
          <w:tcPr>
            <w:tcW w:w="2693" w:type="dxa"/>
            <w:tcBorders>
              <w:top w:val="single" w:sz="8" w:space="0" w:color="auto"/>
              <w:left w:val="nil"/>
              <w:bottom w:val="single" w:sz="8" w:space="0" w:color="auto"/>
              <w:right w:val="nil"/>
            </w:tcBorders>
            <w:shd w:val="clear" w:color="auto" w:fill="auto"/>
            <w:noWrap/>
            <w:vAlign w:val="center"/>
            <w:hideMark/>
          </w:tcPr>
          <w:p w14:paraId="21A103A1"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Monitoring Guidelines</w:t>
            </w:r>
          </w:p>
        </w:tc>
        <w:tc>
          <w:tcPr>
            <w:tcW w:w="1481" w:type="dxa"/>
            <w:tcBorders>
              <w:top w:val="single" w:sz="8" w:space="0" w:color="auto"/>
              <w:left w:val="nil"/>
              <w:bottom w:val="single" w:sz="8" w:space="0" w:color="auto"/>
              <w:right w:val="nil"/>
            </w:tcBorders>
            <w:shd w:val="clear" w:color="auto" w:fill="auto"/>
            <w:noWrap/>
            <w:vAlign w:val="center"/>
            <w:hideMark/>
          </w:tcPr>
          <w:p w14:paraId="3914F634"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Pollutant</w:t>
            </w:r>
          </w:p>
        </w:tc>
        <w:tc>
          <w:tcPr>
            <w:tcW w:w="4849" w:type="dxa"/>
            <w:tcBorders>
              <w:top w:val="single" w:sz="8" w:space="0" w:color="auto"/>
              <w:left w:val="nil"/>
              <w:bottom w:val="single" w:sz="8" w:space="0" w:color="auto"/>
              <w:right w:val="nil"/>
            </w:tcBorders>
            <w:shd w:val="clear" w:color="auto" w:fill="auto"/>
            <w:noWrap/>
            <w:vAlign w:val="center"/>
            <w:hideMark/>
          </w:tcPr>
          <w:p w14:paraId="74360400"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Instrumentation</w:t>
            </w:r>
          </w:p>
        </w:tc>
      </w:tr>
      <w:tr w:rsidR="00422214" w:rsidRPr="00857AEB" w14:paraId="4594517B" w14:textId="77777777" w:rsidTr="00344DE8">
        <w:trPr>
          <w:trHeight w:val="410"/>
        </w:trPr>
        <w:tc>
          <w:tcPr>
            <w:tcW w:w="2693" w:type="dxa"/>
            <w:tcBorders>
              <w:top w:val="nil"/>
              <w:left w:val="nil"/>
              <w:bottom w:val="nil"/>
              <w:right w:val="nil"/>
            </w:tcBorders>
            <w:shd w:val="clear" w:color="auto" w:fill="auto"/>
            <w:noWrap/>
            <w:vAlign w:val="center"/>
            <w:hideMark/>
          </w:tcPr>
          <w:p w14:paraId="7772C8E9" w14:textId="4AA07683"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1.5-10</w:t>
            </w:r>
            <w:r w:rsidR="0050350A">
              <w:rPr>
                <w:rFonts w:ascii="Times New Roman" w:eastAsia="Times New Roman" w:hAnsi="Times New Roman" w:cs="Times New Roman"/>
                <w:color w:val="000000"/>
                <w:kern w:val="0"/>
                <w:sz w:val="24"/>
                <w:szCs w:val="24"/>
                <w:lang w:eastAsia="en-AU"/>
                <w14:ligatures w14:val="none"/>
              </w:rPr>
              <w:t>m</w:t>
            </w:r>
            <w:r w:rsidRPr="00857AEB">
              <w:rPr>
                <w:rFonts w:ascii="Times New Roman" w:eastAsia="Times New Roman" w:hAnsi="Times New Roman" w:cs="Times New Roman"/>
                <w:color w:val="000000"/>
                <w:kern w:val="0"/>
                <w:sz w:val="24"/>
                <w:szCs w:val="24"/>
                <w:lang w:eastAsia="en-AU"/>
                <w14:ligatures w14:val="none"/>
              </w:rPr>
              <w:t xml:space="preserve"> above ground</w:t>
            </w:r>
          </w:p>
        </w:tc>
        <w:tc>
          <w:tcPr>
            <w:tcW w:w="1481" w:type="dxa"/>
            <w:tcBorders>
              <w:top w:val="nil"/>
              <w:left w:val="nil"/>
              <w:bottom w:val="nil"/>
              <w:right w:val="nil"/>
            </w:tcBorders>
            <w:shd w:val="clear" w:color="auto" w:fill="auto"/>
            <w:noWrap/>
            <w:vAlign w:val="center"/>
            <w:hideMark/>
          </w:tcPr>
          <w:p w14:paraId="09929493"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NO</w:t>
            </w:r>
            <w:r w:rsidRPr="00857AEB">
              <w:rPr>
                <w:rFonts w:ascii="Times New Roman" w:eastAsia="Times New Roman" w:hAnsi="Times New Roman" w:cs="Times New Roman"/>
                <w:color w:val="000000"/>
                <w:kern w:val="0"/>
                <w:sz w:val="24"/>
                <w:szCs w:val="24"/>
                <w:vertAlign w:val="subscript"/>
                <w:lang w:val="en-US" w:eastAsia="en-AU"/>
                <w14:ligatures w14:val="none"/>
              </w:rPr>
              <w:t>2</w:t>
            </w:r>
          </w:p>
        </w:tc>
        <w:tc>
          <w:tcPr>
            <w:tcW w:w="4849" w:type="dxa"/>
            <w:tcBorders>
              <w:top w:val="nil"/>
              <w:left w:val="nil"/>
              <w:bottom w:val="nil"/>
              <w:right w:val="nil"/>
            </w:tcBorders>
            <w:shd w:val="clear" w:color="auto" w:fill="auto"/>
            <w:noWrap/>
            <w:vAlign w:val="center"/>
            <w:hideMark/>
          </w:tcPr>
          <w:p w14:paraId="575A7DAE"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 xml:space="preserve">Gas phase chemiluminescence </w:t>
            </w:r>
          </w:p>
        </w:tc>
      </w:tr>
      <w:tr w:rsidR="00422214" w:rsidRPr="00857AEB" w14:paraId="08DA78CE" w14:textId="77777777" w:rsidTr="00344DE8">
        <w:trPr>
          <w:trHeight w:val="410"/>
        </w:trPr>
        <w:tc>
          <w:tcPr>
            <w:tcW w:w="2693" w:type="dxa"/>
            <w:tcBorders>
              <w:top w:val="nil"/>
              <w:left w:val="nil"/>
              <w:bottom w:val="nil"/>
              <w:right w:val="nil"/>
            </w:tcBorders>
            <w:shd w:val="clear" w:color="auto" w:fill="auto"/>
            <w:noWrap/>
            <w:vAlign w:val="center"/>
            <w:hideMark/>
          </w:tcPr>
          <w:p w14:paraId="6606AA48"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Minimum distance to support structure</w:t>
            </w:r>
          </w:p>
        </w:tc>
        <w:tc>
          <w:tcPr>
            <w:tcW w:w="1481" w:type="dxa"/>
            <w:tcBorders>
              <w:top w:val="nil"/>
              <w:left w:val="nil"/>
              <w:bottom w:val="nil"/>
              <w:right w:val="nil"/>
            </w:tcBorders>
            <w:shd w:val="clear" w:color="auto" w:fill="auto"/>
            <w:noWrap/>
            <w:vAlign w:val="center"/>
            <w:hideMark/>
          </w:tcPr>
          <w:p w14:paraId="28BF7AC1"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O</w:t>
            </w:r>
            <w:r w:rsidRPr="00857AEB">
              <w:rPr>
                <w:rFonts w:ascii="Times New Roman" w:eastAsia="Times New Roman" w:hAnsi="Times New Roman" w:cs="Times New Roman"/>
                <w:color w:val="000000"/>
                <w:kern w:val="0"/>
                <w:sz w:val="24"/>
                <w:szCs w:val="24"/>
                <w:vertAlign w:val="subscript"/>
                <w:lang w:val="en-US" w:eastAsia="en-AU"/>
                <w14:ligatures w14:val="none"/>
              </w:rPr>
              <w:t>3</w:t>
            </w:r>
          </w:p>
        </w:tc>
        <w:tc>
          <w:tcPr>
            <w:tcW w:w="4849" w:type="dxa"/>
            <w:tcBorders>
              <w:top w:val="nil"/>
              <w:left w:val="nil"/>
              <w:bottom w:val="nil"/>
              <w:right w:val="nil"/>
            </w:tcBorders>
            <w:shd w:val="clear" w:color="auto" w:fill="auto"/>
            <w:noWrap/>
            <w:vAlign w:val="center"/>
            <w:hideMark/>
          </w:tcPr>
          <w:p w14:paraId="54D4F57C" w14:textId="0CD064FD"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 xml:space="preserve">Non-dispersive ultraviolet photometry </w:t>
            </w:r>
          </w:p>
        </w:tc>
      </w:tr>
      <w:tr w:rsidR="00422214" w:rsidRPr="00857AEB" w14:paraId="085218F0" w14:textId="77777777" w:rsidTr="00344DE8">
        <w:trPr>
          <w:trHeight w:val="410"/>
        </w:trPr>
        <w:tc>
          <w:tcPr>
            <w:tcW w:w="2693" w:type="dxa"/>
            <w:tcBorders>
              <w:top w:val="nil"/>
              <w:left w:val="nil"/>
              <w:bottom w:val="nil"/>
              <w:right w:val="nil"/>
            </w:tcBorders>
            <w:shd w:val="clear" w:color="auto" w:fill="auto"/>
            <w:noWrap/>
            <w:vAlign w:val="center"/>
            <w:hideMark/>
          </w:tcPr>
          <w:p w14:paraId="405939BF"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Clear sky angle of 120°</w:t>
            </w:r>
          </w:p>
        </w:tc>
        <w:tc>
          <w:tcPr>
            <w:tcW w:w="1481" w:type="dxa"/>
            <w:tcBorders>
              <w:top w:val="nil"/>
              <w:left w:val="nil"/>
              <w:bottom w:val="nil"/>
              <w:right w:val="nil"/>
            </w:tcBorders>
            <w:shd w:val="clear" w:color="auto" w:fill="auto"/>
            <w:noWrap/>
            <w:vAlign w:val="center"/>
            <w:hideMark/>
          </w:tcPr>
          <w:p w14:paraId="3A093618"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PM</w:t>
            </w:r>
            <w:r w:rsidRPr="00857AEB">
              <w:rPr>
                <w:rFonts w:ascii="Times New Roman" w:eastAsia="Times New Roman" w:hAnsi="Times New Roman" w:cs="Times New Roman"/>
                <w:color w:val="000000"/>
                <w:kern w:val="0"/>
                <w:sz w:val="24"/>
                <w:szCs w:val="24"/>
                <w:vertAlign w:val="subscript"/>
                <w:lang w:val="en-US" w:eastAsia="en-AU"/>
                <w14:ligatures w14:val="none"/>
              </w:rPr>
              <w:t>10</w:t>
            </w:r>
          </w:p>
        </w:tc>
        <w:tc>
          <w:tcPr>
            <w:tcW w:w="4849" w:type="dxa"/>
            <w:tcBorders>
              <w:top w:val="nil"/>
              <w:left w:val="nil"/>
              <w:bottom w:val="nil"/>
              <w:right w:val="nil"/>
            </w:tcBorders>
            <w:shd w:val="clear" w:color="auto" w:fill="auto"/>
            <w:noWrap/>
            <w:vAlign w:val="center"/>
            <w:hideMark/>
          </w:tcPr>
          <w:p w14:paraId="0E6D0B2B" w14:textId="33ECD89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 xml:space="preserve">Tapered element oscillating microbalance </w:t>
            </w:r>
          </w:p>
        </w:tc>
      </w:tr>
      <w:tr w:rsidR="00422214" w:rsidRPr="00857AEB" w14:paraId="03EC7C22" w14:textId="77777777" w:rsidTr="00344DE8">
        <w:trPr>
          <w:trHeight w:val="410"/>
        </w:trPr>
        <w:tc>
          <w:tcPr>
            <w:tcW w:w="2693" w:type="dxa"/>
            <w:tcBorders>
              <w:top w:val="nil"/>
              <w:left w:val="nil"/>
              <w:bottom w:val="nil"/>
              <w:right w:val="nil"/>
            </w:tcBorders>
            <w:shd w:val="clear" w:color="auto" w:fill="auto"/>
            <w:noWrap/>
            <w:vAlign w:val="center"/>
            <w:hideMark/>
          </w:tcPr>
          <w:p w14:paraId="50935806"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Unrestricted airflow &gt;270°</w:t>
            </w:r>
          </w:p>
        </w:tc>
        <w:tc>
          <w:tcPr>
            <w:tcW w:w="1481" w:type="dxa"/>
            <w:tcBorders>
              <w:top w:val="nil"/>
              <w:left w:val="nil"/>
              <w:bottom w:val="nil"/>
              <w:right w:val="nil"/>
            </w:tcBorders>
            <w:shd w:val="clear" w:color="auto" w:fill="auto"/>
            <w:noWrap/>
            <w:vAlign w:val="center"/>
            <w:hideMark/>
          </w:tcPr>
          <w:p w14:paraId="3FA4B7CB"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PM</w:t>
            </w:r>
            <w:r w:rsidRPr="00857AEB">
              <w:rPr>
                <w:rFonts w:ascii="Times New Roman" w:eastAsia="Times New Roman" w:hAnsi="Times New Roman" w:cs="Times New Roman"/>
                <w:color w:val="000000"/>
                <w:kern w:val="0"/>
                <w:sz w:val="24"/>
                <w:szCs w:val="24"/>
                <w:vertAlign w:val="subscript"/>
                <w:lang w:val="en-US" w:eastAsia="en-AU"/>
                <w14:ligatures w14:val="none"/>
              </w:rPr>
              <w:t>2.5</w:t>
            </w:r>
          </w:p>
        </w:tc>
        <w:tc>
          <w:tcPr>
            <w:tcW w:w="4849" w:type="dxa"/>
            <w:tcBorders>
              <w:top w:val="nil"/>
              <w:left w:val="nil"/>
              <w:bottom w:val="nil"/>
              <w:right w:val="nil"/>
            </w:tcBorders>
            <w:shd w:val="clear" w:color="auto" w:fill="auto"/>
            <w:noWrap/>
            <w:vAlign w:val="center"/>
            <w:hideMark/>
          </w:tcPr>
          <w:p w14:paraId="2D2BC9E1" w14:textId="5693656E"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val="en-US" w:eastAsia="en-AU"/>
                <w14:ligatures w14:val="none"/>
              </w:rPr>
              <w:t xml:space="preserve">Beta attenuation monitors and Gravimetric method </w:t>
            </w:r>
          </w:p>
        </w:tc>
      </w:tr>
      <w:tr w:rsidR="00422214" w:rsidRPr="00857AEB" w14:paraId="5DC7D045" w14:textId="77777777" w:rsidTr="00344DE8">
        <w:trPr>
          <w:trHeight w:val="343"/>
        </w:trPr>
        <w:tc>
          <w:tcPr>
            <w:tcW w:w="2693" w:type="dxa"/>
            <w:tcBorders>
              <w:top w:val="nil"/>
              <w:left w:val="nil"/>
              <w:bottom w:val="nil"/>
              <w:right w:val="nil"/>
            </w:tcBorders>
            <w:shd w:val="clear" w:color="auto" w:fill="auto"/>
            <w:noWrap/>
            <w:vAlign w:val="center"/>
            <w:hideMark/>
          </w:tcPr>
          <w:p w14:paraId="2262CB17" w14:textId="481BF555"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At least 20</w:t>
            </w:r>
            <w:r w:rsidR="0050350A">
              <w:rPr>
                <w:rFonts w:ascii="Times New Roman" w:eastAsia="Times New Roman" w:hAnsi="Times New Roman" w:cs="Times New Roman"/>
                <w:color w:val="000000"/>
                <w:kern w:val="0"/>
                <w:sz w:val="24"/>
                <w:szCs w:val="24"/>
                <w:lang w:eastAsia="en-AU"/>
                <w14:ligatures w14:val="none"/>
              </w:rPr>
              <w:t>m</w:t>
            </w:r>
            <w:r w:rsidRPr="00857AEB">
              <w:rPr>
                <w:rFonts w:ascii="Times New Roman" w:eastAsia="Times New Roman" w:hAnsi="Times New Roman" w:cs="Times New Roman"/>
                <w:color w:val="000000"/>
                <w:kern w:val="0"/>
                <w:sz w:val="24"/>
                <w:szCs w:val="24"/>
                <w:lang w:eastAsia="en-AU"/>
                <w14:ligatures w14:val="none"/>
              </w:rPr>
              <w:t xml:space="preserve"> from trees </w:t>
            </w:r>
          </w:p>
        </w:tc>
        <w:tc>
          <w:tcPr>
            <w:tcW w:w="1481" w:type="dxa"/>
            <w:tcBorders>
              <w:top w:val="nil"/>
              <w:left w:val="nil"/>
              <w:bottom w:val="nil"/>
              <w:right w:val="nil"/>
            </w:tcBorders>
            <w:shd w:val="clear" w:color="auto" w:fill="auto"/>
            <w:noWrap/>
            <w:vAlign w:val="center"/>
            <w:hideMark/>
          </w:tcPr>
          <w:p w14:paraId="431607AC"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p>
        </w:tc>
        <w:tc>
          <w:tcPr>
            <w:tcW w:w="4849" w:type="dxa"/>
            <w:tcBorders>
              <w:top w:val="nil"/>
              <w:left w:val="nil"/>
              <w:bottom w:val="nil"/>
              <w:right w:val="nil"/>
            </w:tcBorders>
            <w:shd w:val="clear" w:color="auto" w:fill="auto"/>
            <w:noWrap/>
            <w:vAlign w:val="center"/>
            <w:hideMark/>
          </w:tcPr>
          <w:p w14:paraId="3F3134EA" w14:textId="77777777" w:rsidR="00422214" w:rsidRPr="00857AEB" w:rsidRDefault="00422214" w:rsidP="00344DE8">
            <w:pPr>
              <w:spacing w:after="0" w:line="240" w:lineRule="auto"/>
              <w:rPr>
                <w:rFonts w:ascii="Times New Roman" w:eastAsia="Times New Roman" w:hAnsi="Times New Roman" w:cs="Times New Roman"/>
                <w:kern w:val="0"/>
                <w:sz w:val="20"/>
                <w:szCs w:val="20"/>
                <w:lang w:eastAsia="en-AU"/>
                <w14:ligatures w14:val="none"/>
              </w:rPr>
            </w:pPr>
          </w:p>
        </w:tc>
      </w:tr>
      <w:tr w:rsidR="00422214" w:rsidRPr="00857AEB" w14:paraId="323D78DF" w14:textId="77777777" w:rsidTr="00344DE8">
        <w:trPr>
          <w:trHeight w:val="360"/>
        </w:trPr>
        <w:tc>
          <w:tcPr>
            <w:tcW w:w="2693" w:type="dxa"/>
            <w:tcBorders>
              <w:top w:val="nil"/>
              <w:left w:val="nil"/>
              <w:bottom w:val="single" w:sz="8" w:space="0" w:color="auto"/>
              <w:right w:val="nil"/>
            </w:tcBorders>
            <w:shd w:val="clear" w:color="auto" w:fill="auto"/>
            <w:noWrap/>
            <w:vAlign w:val="center"/>
            <w:hideMark/>
          </w:tcPr>
          <w:p w14:paraId="558DCA0C" w14:textId="4D9D533B"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At least 50</w:t>
            </w:r>
            <w:r w:rsidR="0050350A">
              <w:rPr>
                <w:rFonts w:ascii="Times New Roman" w:eastAsia="Times New Roman" w:hAnsi="Times New Roman" w:cs="Times New Roman"/>
                <w:color w:val="000000"/>
                <w:kern w:val="0"/>
                <w:sz w:val="24"/>
                <w:szCs w:val="24"/>
                <w:lang w:eastAsia="en-AU"/>
                <w14:ligatures w14:val="none"/>
              </w:rPr>
              <w:t>m</w:t>
            </w:r>
            <w:r w:rsidRPr="00857AEB">
              <w:rPr>
                <w:rFonts w:ascii="Times New Roman" w:eastAsia="Times New Roman" w:hAnsi="Times New Roman" w:cs="Times New Roman"/>
                <w:color w:val="000000"/>
                <w:kern w:val="0"/>
                <w:sz w:val="24"/>
                <w:szCs w:val="24"/>
                <w:lang w:eastAsia="en-AU"/>
                <w14:ligatures w14:val="none"/>
              </w:rPr>
              <w:t xml:space="preserve"> from roads </w:t>
            </w:r>
          </w:p>
        </w:tc>
        <w:tc>
          <w:tcPr>
            <w:tcW w:w="1481" w:type="dxa"/>
            <w:tcBorders>
              <w:top w:val="nil"/>
              <w:left w:val="nil"/>
              <w:bottom w:val="single" w:sz="8" w:space="0" w:color="auto"/>
              <w:right w:val="nil"/>
            </w:tcBorders>
            <w:shd w:val="clear" w:color="auto" w:fill="auto"/>
            <w:noWrap/>
            <w:vAlign w:val="center"/>
            <w:hideMark/>
          </w:tcPr>
          <w:p w14:paraId="3B8D062D"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 </w:t>
            </w:r>
          </w:p>
        </w:tc>
        <w:tc>
          <w:tcPr>
            <w:tcW w:w="4849" w:type="dxa"/>
            <w:tcBorders>
              <w:top w:val="nil"/>
              <w:left w:val="nil"/>
              <w:bottom w:val="single" w:sz="8" w:space="0" w:color="auto"/>
              <w:right w:val="nil"/>
            </w:tcBorders>
            <w:shd w:val="clear" w:color="auto" w:fill="auto"/>
            <w:noWrap/>
            <w:vAlign w:val="center"/>
            <w:hideMark/>
          </w:tcPr>
          <w:p w14:paraId="2C32C1B1" w14:textId="77777777" w:rsidR="00422214" w:rsidRPr="00857AEB" w:rsidRDefault="00422214" w:rsidP="00344DE8">
            <w:pPr>
              <w:spacing w:after="0" w:line="240" w:lineRule="auto"/>
              <w:rPr>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 </w:t>
            </w:r>
          </w:p>
        </w:tc>
      </w:tr>
    </w:tbl>
    <w:p w14:paraId="0A4001DE" w14:textId="77777777" w:rsidR="0055644C" w:rsidRPr="00857AEB" w:rsidRDefault="0055644C" w:rsidP="0055644C">
      <w:pPr>
        <w:spacing w:line="360" w:lineRule="auto"/>
        <w:jc w:val="both"/>
        <w:rPr>
          <w:rFonts w:ascii="Times New Roman" w:hAnsi="Times New Roman" w:cs="Times New Roman"/>
          <w:sz w:val="24"/>
          <w:szCs w:val="24"/>
        </w:rPr>
      </w:pPr>
    </w:p>
    <w:p w14:paraId="3E4F320E" w14:textId="649EEFBE" w:rsidR="0055644C" w:rsidRPr="00857AEB" w:rsidRDefault="0055644C" w:rsidP="00604458">
      <w:pPr>
        <w:pStyle w:val="ListParagraph"/>
        <w:numPr>
          <w:ilvl w:val="1"/>
          <w:numId w:val="11"/>
        </w:numPr>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Quality assurance and quality control</w:t>
      </w:r>
    </w:p>
    <w:p w14:paraId="5E410A05" w14:textId="49C2C5B4" w:rsidR="001269E1" w:rsidRPr="00857AEB" w:rsidRDefault="001269E1" w:rsidP="001269E1">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 xml:space="preserve">Air quality monitoring also requires strict data quality control and quality analysis to ensure reliability and accuracy (Table 2). All measurements must follow standardized procedures, with laboratories accredited by </w:t>
      </w:r>
      <w:r w:rsidR="00543809" w:rsidRPr="00857AEB">
        <w:rPr>
          <w:rFonts w:ascii="Times New Roman" w:hAnsi="Times New Roman" w:cs="Times New Roman"/>
          <w:sz w:val="24"/>
          <w:szCs w:val="24"/>
        </w:rPr>
        <w:t>National Association of Testing Authorities</w:t>
      </w:r>
      <w:r w:rsidRPr="00857AEB">
        <w:rPr>
          <w:rFonts w:ascii="Times New Roman" w:hAnsi="Times New Roman" w:cs="Times New Roman"/>
          <w:sz w:val="24"/>
          <w:szCs w:val="24"/>
        </w:rPr>
        <w:t xml:space="preserve"> to perform sampling and analysis. Quality assurance includes proficiency testing, validation of methods, and adherence to guidelines for handling samples and maintaining equipment. Proper documentation and calibration of instruments are essential, as well as regular checks to ensure data integrity throughout the monitoring process. Data that does not meet the requirements of these standards is considered invalid. Such data cannot be used for assessing compliance or determining ambient air quality, as it may not accurately reflect the environmental conditions (Standards Australia, 2016).</w:t>
      </w:r>
    </w:p>
    <w:p w14:paraId="0FE0BC6B" w14:textId="77777777" w:rsidR="002F0054" w:rsidRPr="00857AEB" w:rsidRDefault="002F0054" w:rsidP="00225FB6">
      <w:pPr>
        <w:spacing w:line="360" w:lineRule="auto"/>
        <w:jc w:val="both"/>
        <w:rPr>
          <w:rFonts w:ascii="Times New Roman" w:hAnsi="Times New Roman" w:cs="Times New Roman"/>
          <w:sz w:val="24"/>
          <w:szCs w:val="24"/>
        </w:rPr>
      </w:pPr>
    </w:p>
    <w:p w14:paraId="79150DBC" w14:textId="07898048" w:rsidR="00073473" w:rsidRPr="00857AEB" w:rsidRDefault="00DA58F1" w:rsidP="00857AEB">
      <w:pPr>
        <w:pStyle w:val="ListParagraph"/>
        <w:numPr>
          <w:ilvl w:val="1"/>
          <w:numId w:val="11"/>
        </w:numPr>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Data analysis</w:t>
      </w:r>
    </w:p>
    <w:p w14:paraId="1DA9EFF6" w14:textId="2AD8C481" w:rsidR="00DD0B93" w:rsidRDefault="007A698C" w:rsidP="00510988">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The analysis had two parts. First, all air quality monitoring stations were averaged to represent the city's air quality. Each monitoring station was evaluated individually to understand pollution at specific location</w:t>
      </w:r>
      <w:r w:rsidR="008D2223">
        <w:rPr>
          <w:rFonts w:ascii="Times New Roman" w:hAnsi="Times New Roman" w:cs="Times New Roman"/>
          <w:sz w:val="24"/>
          <w:szCs w:val="24"/>
        </w:rPr>
        <w:t xml:space="preserve">. </w:t>
      </w:r>
      <w:r w:rsidR="008D2223" w:rsidRPr="008D2223">
        <w:rPr>
          <w:rFonts w:ascii="Times New Roman" w:hAnsi="Times New Roman" w:cs="Times New Roman"/>
          <w:sz w:val="24"/>
          <w:szCs w:val="24"/>
        </w:rPr>
        <w:t>Long-term changes in NO</w:t>
      </w:r>
      <w:r w:rsidR="00CA3283" w:rsidRPr="00CA3283">
        <w:rPr>
          <w:rFonts w:ascii="Times New Roman" w:hAnsi="Times New Roman" w:cs="Times New Roman"/>
          <w:sz w:val="24"/>
          <w:szCs w:val="24"/>
          <w:vertAlign w:val="subscript"/>
        </w:rPr>
        <w:t>2</w:t>
      </w:r>
      <w:r w:rsidR="008D2223" w:rsidRPr="008D2223">
        <w:rPr>
          <w:rFonts w:ascii="Times New Roman" w:hAnsi="Times New Roman" w:cs="Times New Roman"/>
          <w:sz w:val="24"/>
          <w:szCs w:val="24"/>
        </w:rPr>
        <w:t>, PM</w:t>
      </w:r>
      <w:r w:rsidR="00CA3283" w:rsidRPr="00CA3283">
        <w:rPr>
          <w:rFonts w:ascii="Times New Roman" w:hAnsi="Times New Roman" w:cs="Times New Roman"/>
          <w:sz w:val="24"/>
          <w:szCs w:val="24"/>
          <w:vertAlign w:val="subscript"/>
        </w:rPr>
        <w:t>2.5</w:t>
      </w:r>
      <w:r w:rsidR="008D2223" w:rsidRPr="008D2223">
        <w:rPr>
          <w:rFonts w:ascii="Times New Roman" w:hAnsi="Times New Roman" w:cs="Times New Roman"/>
          <w:sz w:val="24"/>
          <w:szCs w:val="24"/>
        </w:rPr>
        <w:t>, PM</w:t>
      </w:r>
      <w:r w:rsidR="00CA3283" w:rsidRPr="00CA3283">
        <w:rPr>
          <w:rFonts w:ascii="Times New Roman" w:hAnsi="Times New Roman" w:cs="Times New Roman"/>
          <w:sz w:val="24"/>
          <w:szCs w:val="24"/>
          <w:vertAlign w:val="subscript"/>
        </w:rPr>
        <w:t>10</w:t>
      </w:r>
      <w:r w:rsidR="008D2223" w:rsidRPr="008D2223">
        <w:rPr>
          <w:rFonts w:ascii="Times New Roman" w:hAnsi="Times New Roman" w:cs="Times New Roman"/>
          <w:sz w:val="24"/>
          <w:szCs w:val="24"/>
        </w:rPr>
        <w:t>, and O</w:t>
      </w:r>
      <w:r w:rsidR="00CA3283" w:rsidRPr="00CA3283">
        <w:rPr>
          <w:rFonts w:ascii="Times New Roman" w:hAnsi="Times New Roman" w:cs="Times New Roman"/>
          <w:sz w:val="24"/>
          <w:szCs w:val="24"/>
          <w:vertAlign w:val="subscript"/>
        </w:rPr>
        <w:t>3</w:t>
      </w:r>
      <w:r w:rsidR="008D2223" w:rsidRPr="008D2223">
        <w:rPr>
          <w:rFonts w:ascii="Times New Roman" w:hAnsi="Times New Roman" w:cs="Times New Roman"/>
          <w:sz w:val="24"/>
          <w:szCs w:val="24"/>
        </w:rPr>
        <w:t xml:space="preserve"> concentrations in Melbourne and Sydney were evaluated by calculating daily, weekly, monthly, and annual means along with their standard deviations. A linear regression on the annual mean concentrations was performed to identify long-term trends, with significance assessed using a t-test. </w:t>
      </w:r>
      <w:r w:rsidRPr="00857AEB">
        <w:rPr>
          <w:rFonts w:ascii="Times New Roman" w:hAnsi="Times New Roman" w:cs="Times New Roman"/>
          <w:sz w:val="24"/>
          <w:szCs w:val="24"/>
        </w:rPr>
        <w:t>To evaluate air quality compliance with the international, national, and state air quality standards we used the hourly and annual mean concentrations of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and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along with the 8-hourly average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concentration. An air pollution event was recorded if the concentration of a pollutant exceeded its threshold in the appropriate sample period, following the standards listed in Table 1. A multi-pollutant event was recorded if more than one pollutant exceeded its threshold at a time.</w:t>
      </w:r>
    </w:p>
    <w:p w14:paraId="0C3D9A01" w14:textId="77777777" w:rsidR="00D54799" w:rsidRDefault="00D54799" w:rsidP="007A698C">
      <w:pPr>
        <w:spacing w:line="360" w:lineRule="auto"/>
        <w:ind w:firstLine="360"/>
        <w:jc w:val="both"/>
        <w:rPr>
          <w:rFonts w:ascii="Times New Roman" w:hAnsi="Times New Roman" w:cs="Times New Roman"/>
          <w:sz w:val="24"/>
          <w:szCs w:val="24"/>
        </w:rPr>
      </w:pPr>
    </w:p>
    <w:p w14:paraId="6BE5B1AC" w14:textId="77777777" w:rsidR="00D54799" w:rsidRPr="00857AEB" w:rsidRDefault="00D54799" w:rsidP="007A698C">
      <w:pPr>
        <w:spacing w:line="360" w:lineRule="auto"/>
        <w:ind w:firstLine="360"/>
        <w:jc w:val="both"/>
        <w:rPr>
          <w:rFonts w:ascii="Times New Roman" w:hAnsi="Times New Roman" w:cs="Times New Roman"/>
          <w:sz w:val="24"/>
          <w:szCs w:val="24"/>
        </w:rPr>
      </w:pPr>
    </w:p>
    <w:p w14:paraId="343C0567" w14:textId="25DA20D2" w:rsidR="008F2F88" w:rsidRPr="00857AEB" w:rsidRDefault="008F2F88" w:rsidP="00F80EF8">
      <w:pPr>
        <w:pStyle w:val="ListParagraph"/>
        <w:numPr>
          <w:ilvl w:val="0"/>
          <w:numId w:val="11"/>
        </w:numPr>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Results</w:t>
      </w:r>
    </w:p>
    <w:p w14:paraId="392D371C" w14:textId="632A7AA9" w:rsidR="00CA3283" w:rsidRPr="00CA3283" w:rsidRDefault="00CA3283" w:rsidP="00CA3283">
      <w:pPr>
        <w:pStyle w:val="ListParagraph"/>
        <w:numPr>
          <w:ilvl w:val="1"/>
          <w:numId w:val="11"/>
        </w:numPr>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 xml:space="preserve">Air quality </w:t>
      </w:r>
      <w:r w:rsidR="002277E5">
        <w:rPr>
          <w:rFonts w:ascii="Times New Roman" w:hAnsi="Times New Roman" w:cs="Times New Roman"/>
          <w:b/>
          <w:bCs/>
          <w:sz w:val="24"/>
          <w:szCs w:val="24"/>
        </w:rPr>
        <w:t>changes</w:t>
      </w:r>
      <w:r w:rsidRPr="00857AEB">
        <w:rPr>
          <w:rFonts w:ascii="Times New Roman" w:hAnsi="Times New Roman" w:cs="Times New Roman"/>
          <w:b/>
          <w:bCs/>
          <w:sz w:val="24"/>
          <w:szCs w:val="24"/>
        </w:rPr>
        <w:t xml:space="preserve"> in Melbourne</w:t>
      </w:r>
      <w:r w:rsidR="000A2789">
        <w:rPr>
          <w:rFonts w:ascii="Times New Roman" w:hAnsi="Times New Roman" w:cs="Times New Roman"/>
          <w:b/>
          <w:bCs/>
          <w:sz w:val="24"/>
          <w:szCs w:val="24"/>
        </w:rPr>
        <w:t xml:space="preserve"> and Sydney from 2000 to 2024</w:t>
      </w:r>
      <w:r w:rsidR="007569CF">
        <w:rPr>
          <w:rFonts w:ascii="Times New Roman" w:hAnsi="Times New Roman" w:cs="Times New Roman"/>
          <w:b/>
          <w:bCs/>
          <w:sz w:val="24"/>
          <w:szCs w:val="24"/>
        </w:rPr>
        <w:t xml:space="preserve"> </w:t>
      </w:r>
      <w:r w:rsidR="007569CF" w:rsidRPr="007569CF">
        <w:rPr>
          <w:rFonts w:ascii="Times New Roman" w:hAnsi="Times New Roman" w:cs="Times New Roman"/>
          <w:b/>
          <w:bCs/>
          <w:sz w:val="24"/>
          <w:szCs w:val="24"/>
        </w:rPr>
        <w:t xml:space="preserve">in relation to </w:t>
      </w:r>
      <w:r w:rsidR="007569CF">
        <w:rPr>
          <w:rFonts w:ascii="Times New Roman" w:hAnsi="Times New Roman" w:cs="Times New Roman"/>
          <w:b/>
          <w:bCs/>
          <w:sz w:val="24"/>
          <w:szCs w:val="24"/>
        </w:rPr>
        <w:t xml:space="preserve">WHO </w:t>
      </w:r>
      <w:r w:rsidR="007569CF" w:rsidRPr="007569CF">
        <w:rPr>
          <w:rFonts w:ascii="Times New Roman" w:hAnsi="Times New Roman" w:cs="Times New Roman"/>
          <w:b/>
          <w:bCs/>
          <w:sz w:val="24"/>
          <w:szCs w:val="24"/>
        </w:rPr>
        <w:t xml:space="preserve">guidelines, </w:t>
      </w:r>
      <w:r w:rsidR="007569CF">
        <w:rPr>
          <w:rFonts w:ascii="Times New Roman" w:hAnsi="Times New Roman" w:cs="Times New Roman"/>
          <w:b/>
          <w:bCs/>
          <w:sz w:val="24"/>
          <w:szCs w:val="24"/>
        </w:rPr>
        <w:t xml:space="preserve">and </w:t>
      </w:r>
      <w:r w:rsidR="007569CF" w:rsidRPr="007569CF">
        <w:rPr>
          <w:rFonts w:ascii="Times New Roman" w:hAnsi="Times New Roman" w:cs="Times New Roman"/>
          <w:b/>
          <w:bCs/>
          <w:sz w:val="24"/>
          <w:szCs w:val="24"/>
        </w:rPr>
        <w:t>national, and state standards</w:t>
      </w:r>
      <w:del w:id="161" w:author="Simon William Mkasimongwa" w:date="2024-11-14T10:11:00Z" w16du:dateUtc="2024-11-13T23:11:00Z">
        <w:r w:rsidR="000A2789" w:rsidDel="00752A4E">
          <w:rPr>
            <w:rFonts w:ascii="Times New Roman" w:hAnsi="Times New Roman" w:cs="Times New Roman"/>
            <w:b/>
            <w:bCs/>
            <w:sz w:val="24"/>
            <w:szCs w:val="24"/>
          </w:rPr>
          <w:delText>.</w:delText>
        </w:r>
      </w:del>
    </w:p>
    <w:p w14:paraId="64D09A6E" w14:textId="42A7C494" w:rsidR="008A5F9E" w:rsidRPr="00857AEB" w:rsidRDefault="008A5F9E" w:rsidP="008A5F9E">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The evaluation of long-term air quality trends in Melbourne is limited by poor data coverage. Many air quality stations in Melbourne have only short-term data, ranging from a few months to a few years, and most do not monitor all criteria pollutants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and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Instead, many stations only monitor one or two pollutants, with only a few, such as Alphington, Footscray, Altona North, Dandenong, and Mooroolbark, providing data for </w:t>
      </w:r>
      <w:r w:rsidR="00224550" w:rsidRPr="00857AEB">
        <w:rPr>
          <w:rFonts w:ascii="Times New Roman" w:hAnsi="Times New Roman" w:cs="Times New Roman"/>
          <w:sz w:val="24"/>
          <w:szCs w:val="24"/>
        </w:rPr>
        <w:t>all the criteria pollutants</w:t>
      </w:r>
      <w:r w:rsidRPr="00857AEB">
        <w:rPr>
          <w:rFonts w:ascii="Times New Roman" w:hAnsi="Times New Roman" w:cs="Times New Roman"/>
          <w:sz w:val="24"/>
          <w:szCs w:val="24"/>
        </w:rPr>
        <w:t xml:space="preserve">. Since 2000, air quality has been monitored at 24 different stations at different times in Melbourne. Since 2017, only 5 remain active. In contrast, Sydney’s stations generally offer better data coverage, monitoring </w:t>
      </w:r>
      <w:r w:rsidR="00224550" w:rsidRPr="00857AEB">
        <w:rPr>
          <w:rFonts w:ascii="Times New Roman" w:hAnsi="Times New Roman" w:cs="Times New Roman"/>
          <w:sz w:val="24"/>
          <w:szCs w:val="24"/>
        </w:rPr>
        <w:t>all the criteria pollutants</w:t>
      </w:r>
      <w:r w:rsidRPr="00857AEB">
        <w:rPr>
          <w:rFonts w:ascii="Times New Roman" w:hAnsi="Times New Roman" w:cs="Times New Roman"/>
          <w:sz w:val="24"/>
          <w:szCs w:val="24"/>
        </w:rPr>
        <w:t>, with over 20 stations remaining active since 2017.</w:t>
      </w:r>
    </w:p>
    <w:p w14:paraId="31C15DAE" w14:textId="732EB7C1" w:rsidR="008A5F9E" w:rsidRPr="00857AEB" w:rsidRDefault="008A5F9E" w:rsidP="008A5F9E">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In Sydney,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concentrations are decreasing at a significant rate of -0.25 ppb per year, while in Melbourne,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is decreasing at a significant rate of -0.13 ppb per year. For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both cities show non-significant trends, with a rate of -0.04 µg/m³ per year in Sydney and -0.03 µg/m³ per year in Melbourne.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levels in Sydney show a non-significant decreasing rate of -0.26 µg/m³ per year, while Melbourne records a rate of -0.05 µg/m³ per year.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levels in Sydney show a slight, non-significant increasing rate of +0.04 ppb per year, whereas Melbourne shows a significant increasing rate of +0.18 ppb per year</w:t>
      </w:r>
      <w:ins w:id="162" w:author="Simon William Mkasimongwa" w:date="2024-11-15T11:40:00Z" w16du:dateUtc="2024-11-15T00:40:00Z">
        <w:r w:rsidR="0054232F">
          <w:rPr>
            <w:rFonts w:ascii="Times New Roman" w:hAnsi="Times New Roman" w:cs="Times New Roman"/>
            <w:sz w:val="24"/>
            <w:szCs w:val="24"/>
          </w:rPr>
          <w:t xml:space="preserve"> (Table 3)</w:t>
        </w:r>
      </w:ins>
      <w:r w:rsidRPr="00857AEB">
        <w:rPr>
          <w:rFonts w:ascii="Times New Roman" w:hAnsi="Times New Roman" w:cs="Times New Roman"/>
          <w:sz w:val="24"/>
          <w:szCs w:val="24"/>
        </w:rPr>
        <w:t xml:space="preserve">. </w:t>
      </w:r>
    </w:p>
    <w:p w14:paraId="4F1B77FA" w14:textId="07FD229D" w:rsidR="004D59D8" w:rsidRPr="00857AEB" w:rsidRDefault="008A5F9E" w:rsidP="008A5F9E">
      <w:pPr>
        <w:spacing w:line="360" w:lineRule="auto"/>
        <w:ind w:firstLine="720"/>
        <w:jc w:val="both"/>
        <w:rPr>
          <w:rFonts w:ascii="Times New Roman" w:hAnsi="Times New Roman" w:cs="Times New Roman"/>
          <w:sz w:val="24"/>
          <w:szCs w:val="24"/>
        </w:rPr>
      </w:pPr>
      <w:r w:rsidRPr="00857AEB">
        <w:rPr>
          <w:rFonts w:ascii="Times New Roman" w:hAnsi="Times New Roman" w:cs="Times New Roman"/>
          <w:sz w:val="24"/>
          <w:szCs w:val="24"/>
        </w:rPr>
        <w:t>In Melbourne,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and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concentrations generally complied with national air quality standards, except in 2014 and 2020, when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exceeded the standard (Figure 2). In contrast, Sydney's concentrations of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and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did not meet national air quality standards (Figure 3). Although Melbourne's air quality largely complies with national standards, both cities fail to </w:t>
      </w:r>
      <w:r w:rsidR="00224550">
        <w:rPr>
          <w:rFonts w:ascii="Times New Roman" w:hAnsi="Times New Roman" w:cs="Times New Roman"/>
          <w:sz w:val="24"/>
          <w:szCs w:val="24"/>
        </w:rPr>
        <w:t>meet</w:t>
      </w:r>
      <w:r w:rsidRPr="00857AEB">
        <w:rPr>
          <w:rFonts w:ascii="Times New Roman" w:hAnsi="Times New Roman" w:cs="Times New Roman"/>
          <w:sz w:val="24"/>
          <w:szCs w:val="24"/>
        </w:rPr>
        <w:t xml:space="preserve"> </w:t>
      </w:r>
      <w:r w:rsidR="008372B2">
        <w:rPr>
          <w:rFonts w:ascii="Times New Roman" w:hAnsi="Times New Roman" w:cs="Times New Roman"/>
          <w:sz w:val="24"/>
          <w:szCs w:val="24"/>
        </w:rPr>
        <w:t>the</w:t>
      </w:r>
      <w:r w:rsidRPr="00857AEB">
        <w:rPr>
          <w:rFonts w:ascii="Times New Roman" w:hAnsi="Times New Roman" w:cs="Times New Roman"/>
          <w:sz w:val="24"/>
          <w:szCs w:val="24"/>
        </w:rPr>
        <w:t xml:space="preserve"> WHO air quality guidelines.</w:t>
      </w:r>
    </w:p>
    <w:p w14:paraId="0062B1B8" w14:textId="530896F1" w:rsidR="004D59D8" w:rsidRPr="00857AEB" w:rsidRDefault="004D59D8" w:rsidP="001457BB">
      <w:pPr>
        <w:spacing w:line="240" w:lineRule="auto"/>
        <w:jc w:val="both"/>
        <w:rPr>
          <w:rFonts w:ascii="Times New Roman" w:hAnsi="Times New Roman" w:cs="Times New Roman"/>
          <w:sz w:val="24"/>
          <w:szCs w:val="24"/>
        </w:rPr>
      </w:pPr>
      <w:r w:rsidRPr="00857AEB">
        <w:rPr>
          <w:rFonts w:ascii="Times New Roman" w:hAnsi="Times New Roman" w:cs="Times New Roman"/>
          <w:sz w:val="24"/>
          <w:szCs w:val="24"/>
        </w:rPr>
        <w:t>Table 3.</w:t>
      </w:r>
      <w:r w:rsidR="001457BB" w:rsidRPr="00857AEB">
        <w:rPr>
          <w:rFonts w:ascii="Times New Roman" w:hAnsi="Times New Roman" w:cs="Times New Roman"/>
        </w:rPr>
        <w:t xml:space="preserve"> </w:t>
      </w:r>
      <w:r w:rsidR="001457BB" w:rsidRPr="00857AEB">
        <w:rPr>
          <w:rFonts w:ascii="Times New Roman" w:hAnsi="Times New Roman" w:cs="Times New Roman"/>
          <w:sz w:val="24"/>
          <w:szCs w:val="24"/>
        </w:rPr>
        <w:t>Summary statistics for NO</w:t>
      </w:r>
      <w:r w:rsidR="001457BB" w:rsidRPr="00857AEB">
        <w:rPr>
          <w:rFonts w:ascii="Times New Roman" w:hAnsi="Times New Roman" w:cs="Times New Roman"/>
          <w:sz w:val="24"/>
          <w:szCs w:val="24"/>
          <w:vertAlign w:val="subscript"/>
        </w:rPr>
        <w:t>2</w:t>
      </w:r>
      <w:r w:rsidR="001457BB" w:rsidRPr="00857AEB">
        <w:rPr>
          <w:rFonts w:ascii="Times New Roman" w:hAnsi="Times New Roman" w:cs="Times New Roman"/>
          <w:sz w:val="24"/>
          <w:szCs w:val="24"/>
        </w:rPr>
        <w:t>, PM</w:t>
      </w:r>
      <w:r w:rsidR="001457BB" w:rsidRPr="00857AEB">
        <w:rPr>
          <w:rFonts w:ascii="Times New Roman" w:hAnsi="Times New Roman" w:cs="Times New Roman"/>
          <w:sz w:val="24"/>
          <w:szCs w:val="24"/>
          <w:vertAlign w:val="subscript"/>
        </w:rPr>
        <w:t>2.5</w:t>
      </w:r>
      <w:r w:rsidR="001457BB" w:rsidRPr="00857AEB">
        <w:rPr>
          <w:rFonts w:ascii="Times New Roman" w:hAnsi="Times New Roman" w:cs="Times New Roman"/>
          <w:sz w:val="24"/>
          <w:szCs w:val="24"/>
        </w:rPr>
        <w:t>, PM</w:t>
      </w:r>
      <w:r w:rsidR="001457BB" w:rsidRPr="00857AEB">
        <w:rPr>
          <w:rFonts w:ascii="Times New Roman" w:hAnsi="Times New Roman" w:cs="Times New Roman"/>
          <w:sz w:val="24"/>
          <w:szCs w:val="24"/>
          <w:vertAlign w:val="subscript"/>
        </w:rPr>
        <w:t>10</w:t>
      </w:r>
      <w:r w:rsidR="001457BB" w:rsidRPr="00857AEB">
        <w:rPr>
          <w:rFonts w:ascii="Times New Roman" w:hAnsi="Times New Roman" w:cs="Times New Roman"/>
          <w:sz w:val="24"/>
          <w:szCs w:val="24"/>
        </w:rPr>
        <w:t>, and O</w:t>
      </w:r>
      <w:r w:rsidR="001457BB" w:rsidRPr="00857AEB">
        <w:rPr>
          <w:rFonts w:ascii="Times New Roman" w:hAnsi="Times New Roman" w:cs="Times New Roman"/>
          <w:sz w:val="24"/>
          <w:szCs w:val="24"/>
          <w:vertAlign w:val="subscript"/>
        </w:rPr>
        <w:t>3</w:t>
      </w:r>
      <w:r w:rsidR="001457BB" w:rsidRPr="00857AEB">
        <w:rPr>
          <w:rFonts w:ascii="Times New Roman" w:hAnsi="Times New Roman" w:cs="Times New Roman"/>
          <w:sz w:val="24"/>
          <w:szCs w:val="24"/>
        </w:rPr>
        <w:t xml:space="preserve"> in Sydney and Melbourne. The table includes the mean, maximum, and minimum concentrations, standard deviation, slope (trend rate), p-values, and statistical significance at the 95% confidence level.</w:t>
      </w:r>
    </w:p>
    <w:tbl>
      <w:tblPr>
        <w:tblW w:w="9052" w:type="dxa"/>
        <w:tblInd w:w="108" w:type="dxa"/>
        <w:tblLook w:val="04A0" w:firstRow="1" w:lastRow="0" w:firstColumn="1" w:lastColumn="0" w:noHBand="0" w:noVBand="1"/>
      </w:tblPr>
      <w:tblGrid>
        <w:gridCol w:w="1318"/>
        <w:gridCol w:w="1689"/>
        <w:gridCol w:w="763"/>
        <w:gridCol w:w="846"/>
        <w:gridCol w:w="880"/>
        <w:gridCol w:w="1248"/>
        <w:gridCol w:w="1086"/>
        <w:gridCol w:w="1222"/>
      </w:tblGrid>
      <w:tr w:rsidR="00860E1E" w:rsidRPr="00857AEB" w14:paraId="1DA35B5E" w14:textId="77777777" w:rsidTr="00CA7B66">
        <w:trPr>
          <w:trHeight w:val="335"/>
        </w:trPr>
        <w:tc>
          <w:tcPr>
            <w:tcW w:w="1318" w:type="dxa"/>
            <w:tcBorders>
              <w:top w:val="single" w:sz="4" w:space="0" w:color="auto"/>
              <w:left w:val="nil"/>
              <w:bottom w:val="single" w:sz="8" w:space="0" w:color="auto"/>
              <w:right w:val="nil"/>
            </w:tcBorders>
            <w:shd w:val="clear" w:color="auto" w:fill="auto"/>
            <w:noWrap/>
            <w:vAlign w:val="bottom"/>
            <w:hideMark/>
          </w:tcPr>
          <w:p w14:paraId="62A36AB0"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City</w:t>
            </w:r>
          </w:p>
        </w:tc>
        <w:tc>
          <w:tcPr>
            <w:tcW w:w="1689" w:type="dxa"/>
            <w:tcBorders>
              <w:top w:val="single" w:sz="4" w:space="0" w:color="auto"/>
              <w:left w:val="nil"/>
              <w:bottom w:val="single" w:sz="8" w:space="0" w:color="auto"/>
              <w:right w:val="nil"/>
            </w:tcBorders>
            <w:shd w:val="clear" w:color="auto" w:fill="auto"/>
            <w:noWrap/>
            <w:vAlign w:val="bottom"/>
            <w:hideMark/>
          </w:tcPr>
          <w:p w14:paraId="3240DE05"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Pollutant</w:t>
            </w:r>
          </w:p>
        </w:tc>
        <w:tc>
          <w:tcPr>
            <w:tcW w:w="763" w:type="dxa"/>
            <w:tcBorders>
              <w:top w:val="single" w:sz="4" w:space="0" w:color="auto"/>
              <w:left w:val="nil"/>
              <w:bottom w:val="single" w:sz="8" w:space="0" w:color="auto"/>
              <w:right w:val="nil"/>
            </w:tcBorders>
            <w:shd w:val="clear" w:color="auto" w:fill="auto"/>
            <w:noWrap/>
            <w:vAlign w:val="bottom"/>
            <w:hideMark/>
          </w:tcPr>
          <w:p w14:paraId="7D9237DC"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Mean</w:t>
            </w:r>
          </w:p>
        </w:tc>
        <w:tc>
          <w:tcPr>
            <w:tcW w:w="846" w:type="dxa"/>
            <w:tcBorders>
              <w:top w:val="single" w:sz="4" w:space="0" w:color="auto"/>
              <w:left w:val="nil"/>
              <w:bottom w:val="single" w:sz="8" w:space="0" w:color="auto"/>
              <w:right w:val="nil"/>
            </w:tcBorders>
            <w:shd w:val="clear" w:color="auto" w:fill="auto"/>
            <w:noWrap/>
            <w:vAlign w:val="bottom"/>
            <w:hideMark/>
          </w:tcPr>
          <w:p w14:paraId="6D75EF27"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Max</w:t>
            </w:r>
          </w:p>
        </w:tc>
        <w:tc>
          <w:tcPr>
            <w:tcW w:w="880" w:type="dxa"/>
            <w:tcBorders>
              <w:top w:val="single" w:sz="4" w:space="0" w:color="auto"/>
              <w:left w:val="nil"/>
              <w:bottom w:val="single" w:sz="8" w:space="0" w:color="auto"/>
              <w:right w:val="nil"/>
            </w:tcBorders>
            <w:shd w:val="clear" w:color="auto" w:fill="auto"/>
            <w:noWrap/>
            <w:vAlign w:val="bottom"/>
            <w:hideMark/>
          </w:tcPr>
          <w:p w14:paraId="60648B4D"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Min</w:t>
            </w:r>
          </w:p>
        </w:tc>
        <w:tc>
          <w:tcPr>
            <w:tcW w:w="1248" w:type="dxa"/>
            <w:tcBorders>
              <w:top w:val="single" w:sz="4" w:space="0" w:color="auto"/>
              <w:left w:val="nil"/>
              <w:bottom w:val="single" w:sz="8" w:space="0" w:color="auto"/>
              <w:right w:val="nil"/>
            </w:tcBorders>
            <w:shd w:val="clear" w:color="auto" w:fill="auto"/>
            <w:noWrap/>
            <w:vAlign w:val="bottom"/>
            <w:hideMark/>
          </w:tcPr>
          <w:p w14:paraId="0C40E49D" w14:textId="77777777" w:rsidR="00860E1E" w:rsidRPr="00857AEB" w:rsidRDefault="00860E1E" w:rsidP="001457BB">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Standard Deviation</w:t>
            </w:r>
          </w:p>
        </w:tc>
        <w:tc>
          <w:tcPr>
            <w:tcW w:w="1086" w:type="dxa"/>
            <w:tcBorders>
              <w:top w:val="single" w:sz="4" w:space="0" w:color="auto"/>
              <w:left w:val="nil"/>
              <w:bottom w:val="single" w:sz="8" w:space="0" w:color="auto"/>
              <w:right w:val="nil"/>
            </w:tcBorders>
            <w:shd w:val="clear" w:color="auto" w:fill="auto"/>
            <w:noWrap/>
            <w:vAlign w:val="bottom"/>
            <w:hideMark/>
          </w:tcPr>
          <w:p w14:paraId="308F1422" w14:textId="77777777" w:rsidR="00860E1E" w:rsidRPr="00857AEB" w:rsidRDefault="00860E1E" w:rsidP="001457BB">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Slope</w:t>
            </w:r>
          </w:p>
        </w:tc>
        <w:tc>
          <w:tcPr>
            <w:tcW w:w="1222" w:type="dxa"/>
            <w:tcBorders>
              <w:top w:val="single" w:sz="4" w:space="0" w:color="auto"/>
              <w:left w:val="nil"/>
              <w:bottom w:val="single" w:sz="8" w:space="0" w:color="auto"/>
              <w:right w:val="nil"/>
            </w:tcBorders>
            <w:shd w:val="clear" w:color="auto" w:fill="auto"/>
            <w:noWrap/>
            <w:vAlign w:val="bottom"/>
            <w:hideMark/>
          </w:tcPr>
          <w:p w14:paraId="453BAE87" w14:textId="12789492" w:rsidR="00860E1E" w:rsidRPr="00857AEB" w:rsidRDefault="00860E1E" w:rsidP="001457BB">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Significant</w:t>
            </w:r>
          </w:p>
        </w:tc>
      </w:tr>
      <w:tr w:rsidR="00860E1E" w:rsidRPr="00857AEB" w14:paraId="3C747D2E" w14:textId="77777777" w:rsidTr="00CA7B66">
        <w:trPr>
          <w:trHeight w:val="319"/>
        </w:trPr>
        <w:tc>
          <w:tcPr>
            <w:tcW w:w="1318" w:type="dxa"/>
            <w:tcBorders>
              <w:top w:val="nil"/>
              <w:left w:val="nil"/>
              <w:bottom w:val="nil"/>
              <w:right w:val="nil"/>
            </w:tcBorders>
            <w:shd w:val="clear" w:color="auto" w:fill="auto"/>
            <w:noWrap/>
            <w:vAlign w:val="bottom"/>
            <w:hideMark/>
          </w:tcPr>
          <w:p w14:paraId="1EF4F553"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Sydney</w:t>
            </w:r>
          </w:p>
        </w:tc>
        <w:tc>
          <w:tcPr>
            <w:tcW w:w="1689" w:type="dxa"/>
            <w:tcBorders>
              <w:top w:val="nil"/>
              <w:left w:val="nil"/>
              <w:bottom w:val="nil"/>
              <w:right w:val="nil"/>
            </w:tcBorders>
            <w:shd w:val="clear" w:color="auto" w:fill="auto"/>
            <w:noWrap/>
            <w:vAlign w:val="bottom"/>
            <w:hideMark/>
          </w:tcPr>
          <w:p w14:paraId="36743244"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NO</w:t>
            </w:r>
            <w:r w:rsidRPr="00857AEB">
              <w:rPr>
                <w:rFonts w:ascii="Times New Roman" w:eastAsia="Times New Roman" w:hAnsi="Times New Roman" w:cs="Times New Roman"/>
                <w:color w:val="000000"/>
                <w:kern w:val="0"/>
                <w:vertAlign w:val="subscript"/>
                <w:lang w:eastAsia="en-AU"/>
                <w14:ligatures w14:val="none"/>
              </w:rPr>
              <w:t>2</w:t>
            </w:r>
            <w:r w:rsidRPr="00857AEB">
              <w:rPr>
                <w:rFonts w:ascii="Times New Roman" w:eastAsia="Times New Roman" w:hAnsi="Times New Roman" w:cs="Times New Roman"/>
                <w:color w:val="000000"/>
                <w:kern w:val="0"/>
                <w:lang w:eastAsia="en-AU"/>
                <w14:ligatures w14:val="none"/>
              </w:rPr>
              <w:t xml:space="preserve"> (ppb)</w:t>
            </w:r>
          </w:p>
        </w:tc>
        <w:tc>
          <w:tcPr>
            <w:tcW w:w="763" w:type="dxa"/>
            <w:tcBorders>
              <w:top w:val="nil"/>
              <w:left w:val="nil"/>
              <w:bottom w:val="nil"/>
              <w:right w:val="nil"/>
            </w:tcBorders>
            <w:shd w:val="clear" w:color="auto" w:fill="auto"/>
            <w:noWrap/>
            <w:vAlign w:val="bottom"/>
            <w:hideMark/>
          </w:tcPr>
          <w:p w14:paraId="22B92EA0"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17</w:t>
            </w:r>
          </w:p>
        </w:tc>
        <w:tc>
          <w:tcPr>
            <w:tcW w:w="846" w:type="dxa"/>
            <w:tcBorders>
              <w:top w:val="nil"/>
              <w:left w:val="nil"/>
              <w:bottom w:val="nil"/>
              <w:right w:val="nil"/>
            </w:tcBorders>
            <w:shd w:val="clear" w:color="auto" w:fill="auto"/>
            <w:noWrap/>
            <w:vAlign w:val="bottom"/>
            <w:hideMark/>
          </w:tcPr>
          <w:p w14:paraId="353E7463"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46</w:t>
            </w:r>
          </w:p>
        </w:tc>
        <w:tc>
          <w:tcPr>
            <w:tcW w:w="880" w:type="dxa"/>
            <w:tcBorders>
              <w:top w:val="nil"/>
              <w:left w:val="nil"/>
              <w:bottom w:val="nil"/>
              <w:right w:val="nil"/>
            </w:tcBorders>
            <w:shd w:val="clear" w:color="auto" w:fill="auto"/>
            <w:noWrap/>
            <w:vAlign w:val="bottom"/>
            <w:hideMark/>
          </w:tcPr>
          <w:p w14:paraId="3803BFA6"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2</w:t>
            </w:r>
          </w:p>
        </w:tc>
        <w:tc>
          <w:tcPr>
            <w:tcW w:w="1248" w:type="dxa"/>
            <w:tcBorders>
              <w:top w:val="nil"/>
              <w:left w:val="nil"/>
              <w:bottom w:val="nil"/>
              <w:right w:val="nil"/>
            </w:tcBorders>
            <w:shd w:val="clear" w:color="auto" w:fill="auto"/>
            <w:noWrap/>
            <w:vAlign w:val="bottom"/>
            <w:hideMark/>
          </w:tcPr>
          <w:p w14:paraId="02DC1A4D"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5.85</w:t>
            </w:r>
          </w:p>
        </w:tc>
        <w:tc>
          <w:tcPr>
            <w:tcW w:w="1086" w:type="dxa"/>
            <w:tcBorders>
              <w:top w:val="nil"/>
              <w:left w:val="nil"/>
              <w:bottom w:val="nil"/>
              <w:right w:val="nil"/>
            </w:tcBorders>
            <w:shd w:val="clear" w:color="auto" w:fill="auto"/>
            <w:noWrap/>
            <w:vAlign w:val="bottom"/>
            <w:hideMark/>
          </w:tcPr>
          <w:p w14:paraId="50E9AB07" w14:textId="17372704"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-0.25</w:t>
            </w:r>
          </w:p>
        </w:tc>
        <w:tc>
          <w:tcPr>
            <w:tcW w:w="1222" w:type="dxa"/>
            <w:tcBorders>
              <w:top w:val="nil"/>
              <w:left w:val="nil"/>
              <w:bottom w:val="nil"/>
              <w:right w:val="nil"/>
            </w:tcBorders>
            <w:shd w:val="clear" w:color="auto" w:fill="auto"/>
            <w:noWrap/>
            <w:vAlign w:val="bottom"/>
            <w:hideMark/>
          </w:tcPr>
          <w:p w14:paraId="1F69E49F"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Yes</w:t>
            </w:r>
          </w:p>
        </w:tc>
      </w:tr>
      <w:tr w:rsidR="00860E1E" w:rsidRPr="00857AEB" w14:paraId="2E556767" w14:textId="77777777" w:rsidTr="00CA7B66">
        <w:trPr>
          <w:trHeight w:val="319"/>
        </w:trPr>
        <w:tc>
          <w:tcPr>
            <w:tcW w:w="1318" w:type="dxa"/>
            <w:tcBorders>
              <w:top w:val="nil"/>
              <w:left w:val="nil"/>
              <w:bottom w:val="nil"/>
              <w:right w:val="nil"/>
            </w:tcBorders>
            <w:shd w:val="clear" w:color="auto" w:fill="auto"/>
            <w:noWrap/>
            <w:vAlign w:val="bottom"/>
            <w:hideMark/>
          </w:tcPr>
          <w:p w14:paraId="5BF32A3F"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p>
        </w:tc>
        <w:tc>
          <w:tcPr>
            <w:tcW w:w="1689" w:type="dxa"/>
            <w:tcBorders>
              <w:top w:val="nil"/>
              <w:left w:val="nil"/>
              <w:bottom w:val="nil"/>
              <w:right w:val="nil"/>
            </w:tcBorders>
            <w:shd w:val="clear" w:color="auto" w:fill="auto"/>
            <w:noWrap/>
            <w:vAlign w:val="bottom"/>
            <w:hideMark/>
          </w:tcPr>
          <w:p w14:paraId="1AA8993E"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PM</w:t>
            </w:r>
            <w:r w:rsidRPr="00857AEB">
              <w:rPr>
                <w:rFonts w:ascii="Times New Roman" w:eastAsia="Times New Roman" w:hAnsi="Times New Roman" w:cs="Times New Roman"/>
                <w:color w:val="000000"/>
                <w:kern w:val="0"/>
                <w:vertAlign w:val="subscript"/>
                <w:lang w:eastAsia="en-AU"/>
                <w14:ligatures w14:val="none"/>
              </w:rPr>
              <w:t xml:space="preserve">2.5 </w:t>
            </w:r>
            <w:r w:rsidRPr="00857AEB">
              <w:rPr>
                <w:rFonts w:ascii="Times New Roman" w:eastAsia="Times New Roman" w:hAnsi="Times New Roman" w:cs="Times New Roman"/>
                <w:color w:val="000000"/>
                <w:kern w:val="0"/>
                <w:lang w:eastAsia="en-AU"/>
                <w14:ligatures w14:val="none"/>
              </w:rPr>
              <w:t>(µg/m</w:t>
            </w:r>
            <w:r w:rsidRPr="00857AEB">
              <w:rPr>
                <w:rFonts w:ascii="Times New Roman" w:eastAsia="Times New Roman" w:hAnsi="Times New Roman" w:cs="Times New Roman"/>
                <w:color w:val="000000"/>
                <w:kern w:val="0"/>
                <w:vertAlign w:val="superscript"/>
                <w:lang w:eastAsia="en-AU"/>
                <w14:ligatures w14:val="none"/>
              </w:rPr>
              <w:t>3</w:t>
            </w:r>
            <w:r w:rsidRPr="00857AEB">
              <w:rPr>
                <w:rFonts w:ascii="Times New Roman" w:eastAsia="Times New Roman" w:hAnsi="Times New Roman" w:cs="Times New Roman"/>
                <w:color w:val="000000"/>
                <w:kern w:val="0"/>
                <w:lang w:eastAsia="en-AU"/>
                <w14:ligatures w14:val="none"/>
              </w:rPr>
              <w:t>)</w:t>
            </w:r>
          </w:p>
        </w:tc>
        <w:tc>
          <w:tcPr>
            <w:tcW w:w="763" w:type="dxa"/>
            <w:tcBorders>
              <w:top w:val="nil"/>
              <w:left w:val="nil"/>
              <w:bottom w:val="nil"/>
              <w:right w:val="nil"/>
            </w:tcBorders>
            <w:shd w:val="clear" w:color="auto" w:fill="auto"/>
            <w:noWrap/>
            <w:vAlign w:val="bottom"/>
            <w:hideMark/>
          </w:tcPr>
          <w:p w14:paraId="510B97A5"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18</w:t>
            </w:r>
          </w:p>
        </w:tc>
        <w:tc>
          <w:tcPr>
            <w:tcW w:w="846" w:type="dxa"/>
            <w:tcBorders>
              <w:top w:val="nil"/>
              <w:left w:val="nil"/>
              <w:bottom w:val="nil"/>
              <w:right w:val="nil"/>
            </w:tcBorders>
            <w:shd w:val="clear" w:color="auto" w:fill="auto"/>
            <w:noWrap/>
            <w:vAlign w:val="bottom"/>
            <w:hideMark/>
          </w:tcPr>
          <w:p w14:paraId="44C570A7"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479</w:t>
            </w:r>
          </w:p>
        </w:tc>
        <w:tc>
          <w:tcPr>
            <w:tcW w:w="880" w:type="dxa"/>
            <w:tcBorders>
              <w:top w:val="nil"/>
              <w:left w:val="nil"/>
              <w:bottom w:val="nil"/>
              <w:right w:val="nil"/>
            </w:tcBorders>
            <w:shd w:val="clear" w:color="auto" w:fill="auto"/>
            <w:noWrap/>
            <w:vAlign w:val="bottom"/>
            <w:hideMark/>
          </w:tcPr>
          <w:p w14:paraId="657F9D18"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3</w:t>
            </w:r>
          </w:p>
        </w:tc>
        <w:tc>
          <w:tcPr>
            <w:tcW w:w="1248" w:type="dxa"/>
            <w:tcBorders>
              <w:top w:val="nil"/>
              <w:left w:val="nil"/>
              <w:bottom w:val="nil"/>
              <w:right w:val="nil"/>
            </w:tcBorders>
            <w:shd w:val="clear" w:color="auto" w:fill="auto"/>
            <w:noWrap/>
            <w:vAlign w:val="bottom"/>
            <w:hideMark/>
          </w:tcPr>
          <w:p w14:paraId="6BBA872B"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13.44</w:t>
            </w:r>
          </w:p>
        </w:tc>
        <w:tc>
          <w:tcPr>
            <w:tcW w:w="1086" w:type="dxa"/>
            <w:tcBorders>
              <w:top w:val="nil"/>
              <w:left w:val="nil"/>
              <w:bottom w:val="nil"/>
              <w:right w:val="nil"/>
            </w:tcBorders>
            <w:shd w:val="clear" w:color="auto" w:fill="auto"/>
            <w:noWrap/>
            <w:vAlign w:val="bottom"/>
            <w:hideMark/>
          </w:tcPr>
          <w:p w14:paraId="6DE07A93"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-0.04</w:t>
            </w:r>
          </w:p>
        </w:tc>
        <w:tc>
          <w:tcPr>
            <w:tcW w:w="1222" w:type="dxa"/>
            <w:tcBorders>
              <w:top w:val="nil"/>
              <w:left w:val="nil"/>
              <w:bottom w:val="nil"/>
              <w:right w:val="nil"/>
            </w:tcBorders>
            <w:shd w:val="clear" w:color="auto" w:fill="auto"/>
            <w:noWrap/>
            <w:vAlign w:val="bottom"/>
            <w:hideMark/>
          </w:tcPr>
          <w:p w14:paraId="2B6DCCC5"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No</w:t>
            </w:r>
          </w:p>
        </w:tc>
      </w:tr>
      <w:tr w:rsidR="00860E1E" w:rsidRPr="00857AEB" w14:paraId="3D08CBDA" w14:textId="77777777" w:rsidTr="00CA7B66">
        <w:trPr>
          <w:trHeight w:val="319"/>
        </w:trPr>
        <w:tc>
          <w:tcPr>
            <w:tcW w:w="1318" w:type="dxa"/>
            <w:tcBorders>
              <w:top w:val="nil"/>
              <w:left w:val="nil"/>
              <w:bottom w:val="nil"/>
              <w:right w:val="nil"/>
            </w:tcBorders>
            <w:shd w:val="clear" w:color="auto" w:fill="auto"/>
            <w:noWrap/>
            <w:vAlign w:val="bottom"/>
            <w:hideMark/>
          </w:tcPr>
          <w:p w14:paraId="1D6C98FC"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p>
        </w:tc>
        <w:tc>
          <w:tcPr>
            <w:tcW w:w="1689" w:type="dxa"/>
            <w:tcBorders>
              <w:top w:val="nil"/>
              <w:left w:val="nil"/>
              <w:bottom w:val="nil"/>
              <w:right w:val="nil"/>
            </w:tcBorders>
            <w:shd w:val="clear" w:color="auto" w:fill="auto"/>
            <w:noWrap/>
            <w:vAlign w:val="bottom"/>
            <w:hideMark/>
          </w:tcPr>
          <w:p w14:paraId="6A35C8B9"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PM</w:t>
            </w:r>
            <w:r w:rsidRPr="00857AEB">
              <w:rPr>
                <w:rFonts w:ascii="Times New Roman" w:eastAsia="Times New Roman" w:hAnsi="Times New Roman" w:cs="Times New Roman"/>
                <w:color w:val="000000"/>
                <w:kern w:val="0"/>
                <w:vertAlign w:val="subscript"/>
                <w:lang w:eastAsia="en-AU"/>
                <w14:ligatures w14:val="none"/>
              </w:rPr>
              <w:t>10</w:t>
            </w:r>
            <w:r w:rsidRPr="00857AEB">
              <w:rPr>
                <w:rFonts w:ascii="Times New Roman" w:eastAsia="Times New Roman" w:hAnsi="Times New Roman" w:cs="Times New Roman"/>
                <w:color w:val="000000"/>
                <w:kern w:val="0"/>
                <w:lang w:eastAsia="en-AU"/>
                <w14:ligatures w14:val="none"/>
              </w:rPr>
              <w:t xml:space="preserve"> (µg/m</w:t>
            </w:r>
            <w:r w:rsidRPr="00857AEB">
              <w:rPr>
                <w:rFonts w:ascii="Times New Roman" w:eastAsia="Times New Roman" w:hAnsi="Times New Roman" w:cs="Times New Roman"/>
                <w:color w:val="000000"/>
                <w:kern w:val="0"/>
                <w:vertAlign w:val="superscript"/>
                <w:lang w:eastAsia="en-AU"/>
                <w14:ligatures w14:val="none"/>
              </w:rPr>
              <w:t>3</w:t>
            </w:r>
            <w:r w:rsidRPr="00857AEB">
              <w:rPr>
                <w:rFonts w:ascii="Times New Roman" w:eastAsia="Times New Roman" w:hAnsi="Times New Roman" w:cs="Times New Roman"/>
                <w:color w:val="000000"/>
                <w:kern w:val="0"/>
                <w:lang w:eastAsia="en-AU"/>
                <w14:ligatures w14:val="none"/>
              </w:rPr>
              <w:t>)</w:t>
            </w:r>
          </w:p>
        </w:tc>
        <w:tc>
          <w:tcPr>
            <w:tcW w:w="763" w:type="dxa"/>
            <w:tcBorders>
              <w:top w:val="nil"/>
              <w:left w:val="nil"/>
              <w:bottom w:val="nil"/>
              <w:right w:val="nil"/>
            </w:tcBorders>
            <w:shd w:val="clear" w:color="auto" w:fill="auto"/>
            <w:noWrap/>
            <w:vAlign w:val="bottom"/>
            <w:hideMark/>
          </w:tcPr>
          <w:p w14:paraId="2C623E7F"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38</w:t>
            </w:r>
          </w:p>
        </w:tc>
        <w:tc>
          <w:tcPr>
            <w:tcW w:w="846" w:type="dxa"/>
            <w:tcBorders>
              <w:top w:val="nil"/>
              <w:left w:val="nil"/>
              <w:bottom w:val="nil"/>
              <w:right w:val="nil"/>
            </w:tcBorders>
            <w:shd w:val="clear" w:color="auto" w:fill="auto"/>
            <w:noWrap/>
            <w:vAlign w:val="bottom"/>
            <w:hideMark/>
          </w:tcPr>
          <w:p w14:paraId="50044715"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783</w:t>
            </w:r>
          </w:p>
        </w:tc>
        <w:tc>
          <w:tcPr>
            <w:tcW w:w="880" w:type="dxa"/>
            <w:tcBorders>
              <w:top w:val="nil"/>
              <w:left w:val="nil"/>
              <w:bottom w:val="nil"/>
              <w:right w:val="nil"/>
            </w:tcBorders>
            <w:shd w:val="clear" w:color="auto" w:fill="auto"/>
            <w:noWrap/>
            <w:vAlign w:val="bottom"/>
            <w:hideMark/>
          </w:tcPr>
          <w:p w14:paraId="4F27CC44"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7</w:t>
            </w:r>
          </w:p>
        </w:tc>
        <w:tc>
          <w:tcPr>
            <w:tcW w:w="1248" w:type="dxa"/>
            <w:tcBorders>
              <w:top w:val="nil"/>
              <w:left w:val="nil"/>
              <w:bottom w:val="nil"/>
              <w:right w:val="nil"/>
            </w:tcBorders>
            <w:shd w:val="clear" w:color="auto" w:fill="auto"/>
            <w:noWrap/>
            <w:vAlign w:val="bottom"/>
            <w:hideMark/>
          </w:tcPr>
          <w:p w14:paraId="44D42C29"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25.72</w:t>
            </w:r>
          </w:p>
        </w:tc>
        <w:tc>
          <w:tcPr>
            <w:tcW w:w="1086" w:type="dxa"/>
            <w:tcBorders>
              <w:top w:val="nil"/>
              <w:left w:val="nil"/>
              <w:bottom w:val="nil"/>
              <w:right w:val="nil"/>
            </w:tcBorders>
            <w:shd w:val="clear" w:color="auto" w:fill="auto"/>
            <w:noWrap/>
            <w:vAlign w:val="bottom"/>
            <w:hideMark/>
          </w:tcPr>
          <w:p w14:paraId="1AAF0A79"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-0.26</w:t>
            </w:r>
          </w:p>
        </w:tc>
        <w:tc>
          <w:tcPr>
            <w:tcW w:w="1222" w:type="dxa"/>
            <w:tcBorders>
              <w:top w:val="nil"/>
              <w:left w:val="nil"/>
              <w:bottom w:val="nil"/>
              <w:right w:val="nil"/>
            </w:tcBorders>
            <w:shd w:val="clear" w:color="auto" w:fill="auto"/>
            <w:noWrap/>
            <w:vAlign w:val="bottom"/>
            <w:hideMark/>
          </w:tcPr>
          <w:p w14:paraId="2C5B1386"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No</w:t>
            </w:r>
          </w:p>
        </w:tc>
      </w:tr>
      <w:tr w:rsidR="00860E1E" w:rsidRPr="00857AEB" w14:paraId="71D4C968" w14:textId="77777777" w:rsidTr="00CA7B66">
        <w:trPr>
          <w:trHeight w:val="335"/>
        </w:trPr>
        <w:tc>
          <w:tcPr>
            <w:tcW w:w="1318" w:type="dxa"/>
            <w:tcBorders>
              <w:top w:val="nil"/>
              <w:left w:val="nil"/>
              <w:bottom w:val="single" w:sz="8" w:space="0" w:color="auto"/>
              <w:right w:val="nil"/>
            </w:tcBorders>
            <w:shd w:val="clear" w:color="auto" w:fill="auto"/>
            <w:noWrap/>
            <w:vAlign w:val="bottom"/>
            <w:hideMark/>
          </w:tcPr>
          <w:p w14:paraId="158151AD"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 </w:t>
            </w:r>
          </w:p>
        </w:tc>
        <w:tc>
          <w:tcPr>
            <w:tcW w:w="1689" w:type="dxa"/>
            <w:tcBorders>
              <w:top w:val="nil"/>
              <w:left w:val="nil"/>
              <w:bottom w:val="single" w:sz="8" w:space="0" w:color="auto"/>
              <w:right w:val="nil"/>
            </w:tcBorders>
            <w:shd w:val="clear" w:color="auto" w:fill="auto"/>
            <w:noWrap/>
            <w:vAlign w:val="bottom"/>
            <w:hideMark/>
          </w:tcPr>
          <w:p w14:paraId="1D270768"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O</w:t>
            </w:r>
            <w:r w:rsidRPr="00857AEB">
              <w:rPr>
                <w:rFonts w:ascii="Times New Roman" w:eastAsia="Times New Roman" w:hAnsi="Times New Roman" w:cs="Times New Roman"/>
                <w:color w:val="000000"/>
                <w:kern w:val="0"/>
                <w:vertAlign w:val="subscript"/>
                <w:lang w:eastAsia="en-AU"/>
                <w14:ligatures w14:val="none"/>
              </w:rPr>
              <w:t>3</w:t>
            </w:r>
            <w:r w:rsidRPr="00857AEB">
              <w:rPr>
                <w:rFonts w:ascii="Times New Roman" w:eastAsia="Times New Roman" w:hAnsi="Times New Roman" w:cs="Times New Roman"/>
                <w:color w:val="000000"/>
                <w:kern w:val="0"/>
                <w:lang w:eastAsia="en-AU"/>
                <w14:ligatures w14:val="none"/>
              </w:rPr>
              <w:t xml:space="preserve"> (ppb)</w:t>
            </w:r>
          </w:p>
        </w:tc>
        <w:tc>
          <w:tcPr>
            <w:tcW w:w="763" w:type="dxa"/>
            <w:tcBorders>
              <w:top w:val="nil"/>
              <w:left w:val="nil"/>
              <w:bottom w:val="single" w:sz="8" w:space="0" w:color="auto"/>
              <w:right w:val="nil"/>
            </w:tcBorders>
            <w:shd w:val="clear" w:color="auto" w:fill="auto"/>
            <w:noWrap/>
            <w:vAlign w:val="bottom"/>
            <w:hideMark/>
          </w:tcPr>
          <w:p w14:paraId="7D53E50A"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16</w:t>
            </w:r>
          </w:p>
        </w:tc>
        <w:tc>
          <w:tcPr>
            <w:tcW w:w="846" w:type="dxa"/>
            <w:tcBorders>
              <w:top w:val="nil"/>
              <w:left w:val="nil"/>
              <w:bottom w:val="single" w:sz="8" w:space="0" w:color="auto"/>
              <w:right w:val="nil"/>
            </w:tcBorders>
            <w:shd w:val="clear" w:color="auto" w:fill="auto"/>
            <w:noWrap/>
            <w:vAlign w:val="bottom"/>
            <w:hideMark/>
          </w:tcPr>
          <w:p w14:paraId="16869CAF"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44</w:t>
            </w:r>
          </w:p>
        </w:tc>
        <w:tc>
          <w:tcPr>
            <w:tcW w:w="880" w:type="dxa"/>
            <w:tcBorders>
              <w:top w:val="nil"/>
              <w:left w:val="nil"/>
              <w:bottom w:val="single" w:sz="8" w:space="0" w:color="auto"/>
              <w:right w:val="nil"/>
            </w:tcBorders>
            <w:shd w:val="clear" w:color="auto" w:fill="auto"/>
            <w:noWrap/>
            <w:vAlign w:val="bottom"/>
            <w:hideMark/>
          </w:tcPr>
          <w:p w14:paraId="4535965A"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2</w:t>
            </w:r>
          </w:p>
        </w:tc>
        <w:tc>
          <w:tcPr>
            <w:tcW w:w="1248" w:type="dxa"/>
            <w:tcBorders>
              <w:top w:val="nil"/>
              <w:left w:val="nil"/>
              <w:bottom w:val="single" w:sz="8" w:space="0" w:color="auto"/>
              <w:right w:val="nil"/>
            </w:tcBorders>
            <w:shd w:val="clear" w:color="auto" w:fill="auto"/>
            <w:noWrap/>
            <w:vAlign w:val="bottom"/>
            <w:hideMark/>
          </w:tcPr>
          <w:p w14:paraId="33D5DE0D"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5.56</w:t>
            </w:r>
          </w:p>
        </w:tc>
        <w:tc>
          <w:tcPr>
            <w:tcW w:w="1086" w:type="dxa"/>
            <w:tcBorders>
              <w:top w:val="nil"/>
              <w:left w:val="nil"/>
              <w:bottom w:val="single" w:sz="8" w:space="0" w:color="auto"/>
              <w:right w:val="nil"/>
            </w:tcBorders>
            <w:shd w:val="clear" w:color="auto" w:fill="auto"/>
            <w:noWrap/>
            <w:vAlign w:val="bottom"/>
            <w:hideMark/>
          </w:tcPr>
          <w:p w14:paraId="2EB46D05" w14:textId="45E70F32"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+0.04</w:t>
            </w:r>
          </w:p>
        </w:tc>
        <w:tc>
          <w:tcPr>
            <w:tcW w:w="1222" w:type="dxa"/>
            <w:tcBorders>
              <w:top w:val="nil"/>
              <w:left w:val="nil"/>
              <w:bottom w:val="single" w:sz="8" w:space="0" w:color="auto"/>
              <w:right w:val="nil"/>
            </w:tcBorders>
            <w:shd w:val="clear" w:color="auto" w:fill="auto"/>
            <w:noWrap/>
            <w:vAlign w:val="bottom"/>
            <w:hideMark/>
          </w:tcPr>
          <w:p w14:paraId="232C3408"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No</w:t>
            </w:r>
          </w:p>
        </w:tc>
      </w:tr>
      <w:tr w:rsidR="00860E1E" w:rsidRPr="00857AEB" w14:paraId="6938627C" w14:textId="77777777" w:rsidTr="00CA7B66">
        <w:trPr>
          <w:trHeight w:val="319"/>
        </w:trPr>
        <w:tc>
          <w:tcPr>
            <w:tcW w:w="1318" w:type="dxa"/>
            <w:tcBorders>
              <w:top w:val="nil"/>
              <w:left w:val="nil"/>
              <w:bottom w:val="nil"/>
              <w:right w:val="nil"/>
            </w:tcBorders>
            <w:shd w:val="clear" w:color="auto" w:fill="auto"/>
            <w:noWrap/>
            <w:vAlign w:val="bottom"/>
            <w:hideMark/>
          </w:tcPr>
          <w:p w14:paraId="0B3F84F5"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Melbourne</w:t>
            </w:r>
          </w:p>
        </w:tc>
        <w:tc>
          <w:tcPr>
            <w:tcW w:w="1689" w:type="dxa"/>
            <w:tcBorders>
              <w:top w:val="nil"/>
              <w:left w:val="nil"/>
              <w:bottom w:val="nil"/>
              <w:right w:val="nil"/>
            </w:tcBorders>
            <w:shd w:val="clear" w:color="auto" w:fill="auto"/>
            <w:noWrap/>
            <w:vAlign w:val="bottom"/>
            <w:hideMark/>
          </w:tcPr>
          <w:p w14:paraId="1EDC6D51"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NO</w:t>
            </w:r>
            <w:r w:rsidRPr="00857AEB">
              <w:rPr>
                <w:rFonts w:ascii="Times New Roman" w:eastAsia="Times New Roman" w:hAnsi="Times New Roman" w:cs="Times New Roman"/>
                <w:color w:val="000000"/>
                <w:kern w:val="0"/>
                <w:vertAlign w:val="subscript"/>
                <w:lang w:eastAsia="en-AU"/>
                <w14:ligatures w14:val="none"/>
              </w:rPr>
              <w:t>2</w:t>
            </w:r>
            <w:r w:rsidRPr="00857AEB">
              <w:rPr>
                <w:rFonts w:ascii="Times New Roman" w:eastAsia="Times New Roman" w:hAnsi="Times New Roman" w:cs="Times New Roman"/>
                <w:color w:val="000000"/>
                <w:kern w:val="0"/>
                <w:lang w:eastAsia="en-AU"/>
                <w14:ligatures w14:val="none"/>
              </w:rPr>
              <w:t xml:space="preserve"> (ppb)</w:t>
            </w:r>
          </w:p>
        </w:tc>
        <w:tc>
          <w:tcPr>
            <w:tcW w:w="763" w:type="dxa"/>
            <w:tcBorders>
              <w:top w:val="nil"/>
              <w:left w:val="nil"/>
              <w:bottom w:val="nil"/>
              <w:right w:val="nil"/>
            </w:tcBorders>
            <w:shd w:val="clear" w:color="auto" w:fill="auto"/>
            <w:noWrap/>
            <w:vAlign w:val="bottom"/>
            <w:hideMark/>
          </w:tcPr>
          <w:p w14:paraId="095A8CC1"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10</w:t>
            </w:r>
          </w:p>
        </w:tc>
        <w:tc>
          <w:tcPr>
            <w:tcW w:w="846" w:type="dxa"/>
            <w:tcBorders>
              <w:top w:val="nil"/>
              <w:left w:val="nil"/>
              <w:bottom w:val="nil"/>
              <w:right w:val="nil"/>
            </w:tcBorders>
            <w:shd w:val="clear" w:color="auto" w:fill="auto"/>
            <w:noWrap/>
            <w:vAlign w:val="bottom"/>
            <w:hideMark/>
          </w:tcPr>
          <w:p w14:paraId="71D670CC"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33</w:t>
            </w:r>
          </w:p>
        </w:tc>
        <w:tc>
          <w:tcPr>
            <w:tcW w:w="880" w:type="dxa"/>
            <w:tcBorders>
              <w:top w:val="nil"/>
              <w:left w:val="nil"/>
              <w:bottom w:val="nil"/>
              <w:right w:val="nil"/>
            </w:tcBorders>
            <w:shd w:val="clear" w:color="auto" w:fill="auto"/>
            <w:noWrap/>
            <w:vAlign w:val="bottom"/>
            <w:hideMark/>
          </w:tcPr>
          <w:p w14:paraId="4AB23426"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w:t>
            </w:r>
          </w:p>
        </w:tc>
        <w:tc>
          <w:tcPr>
            <w:tcW w:w="1248" w:type="dxa"/>
            <w:tcBorders>
              <w:top w:val="nil"/>
              <w:left w:val="nil"/>
              <w:bottom w:val="nil"/>
              <w:right w:val="nil"/>
            </w:tcBorders>
            <w:shd w:val="clear" w:color="auto" w:fill="auto"/>
            <w:noWrap/>
            <w:vAlign w:val="bottom"/>
            <w:hideMark/>
          </w:tcPr>
          <w:p w14:paraId="31878154"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4.78</w:t>
            </w:r>
          </w:p>
        </w:tc>
        <w:tc>
          <w:tcPr>
            <w:tcW w:w="1086" w:type="dxa"/>
            <w:tcBorders>
              <w:top w:val="nil"/>
              <w:left w:val="nil"/>
              <w:bottom w:val="nil"/>
              <w:right w:val="nil"/>
            </w:tcBorders>
            <w:shd w:val="clear" w:color="auto" w:fill="auto"/>
            <w:noWrap/>
            <w:vAlign w:val="bottom"/>
            <w:hideMark/>
          </w:tcPr>
          <w:p w14:paraId="36794018"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-0.13</w:t>
            </w:r>
          </w:p>
        </w:tc>
        <w:tc>
          <w:tcPr>
            <w:tcW w:w="1222" w:type="dxa"/>
            <w:tcBorders>
              <w:top w:val="nil"/>
              <w:left w:val="nil"/>
              <w:bottom w:val="nil"/>
              <w:right w:val="nil"/>
            </w:tcBorders>
            <w:shd w:val="clear" w:color="auto" w:fill="auto"/>
            <w:noWrap/>
            <w:vAlign w:val="bottom"/>
            <w:hideMark/>
          </w:tcPr>
          <w:p w14:paraId="686441AC"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Yes</w:t>
            </w:r>
          </w:p>
        </w:tc>
      </w:tr>
      <w:tr w:rsidR="00860E1E" w:rsidRPr="00857AEB" w14:paraId="02013C01" w14:textId="77777777" w:rsidTr="00CA7B66">
        <w:trPr>
          <w:trHeight w:val="319"/>
        </w:trPr>
        <w:tc>
          <w:tcPr>
            <w:tcW w:w="1318" w:type="dxa"/>
            <w:tcBorders>
              <w:top w:val="nil"/>
              <w:left w:val="nil"/>
              <w:bottom w:val="nil"/>
              <w:right w:val="nil"/>
            </w:tcBorders>
            <w:shd w:val="clear" w:color="auto" w:fill="auto"/>
            <w:noWrap/>
            <w:vAlign w:val="bottom"/>
            <w:hideMark/>
          </w:tcPr>
          <w:p w14:paraId="33272AAE"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p>
        </w:tc>
        <w:tc>
          <w:tcPr>
            <w:tcW w:w="1689" w:type="dxa"/>
            <w:tcBorders>
              <w:top w:val="nil"/>
              <w:left w:val="nil"/>
              <w:bottom w:val="nil"/>
              <w:right w:val="nil"/>
            </w:tcBorders>
            <w:shd w:val="clear" w:color="auto" w:fill="auto"/>
            <w:noWrap/>
            <w:vAlign w:val="bottom"/>
            <w:hideMark/>
          </w:tcPr>
          <w:p w14:paraId="009D23D1"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PM</w:t>
            </w:r>
            <w:r w:rsidRPr="00857AEB">
              <w:rPr>
                <w:rFonts w:ascii="Times New Roman" w:eastAsia="Times New Roman" w:hAnsi="Times New Roman" w:cs="Times New Roman"/>
                <w:color w:val="000000"/>
                <w:kern w:val="0"/>
                <w:vertAlign w:val="subscript"/>
                <w:lang w:eastAsia="en-AU"/>
                <w14:ligatures w14:val="none"/>
              </w:rPr>
              <w:t xml:space="preserve">2.5 </w:t>
            </w:r>
            <w:r w:rsidRPr="00857AEB">
              <w:rPr>
                <w:rFonts w:ascii="Times New Roman" w:eastAsia="Times New Roman" w:hAnsi="Times New Roman" w:cs="Times New Roman"/>
                <w:color w:val="000000"/>
                <w:kern w:val="0"/>
                <w:lang w:eastAsia="en-AU"/>
                <w14:ligatures w14:val="none"/>
              </w:rPr>
              <w:t>(µg/m</w:t>
            </w:r>
            <w:r w:rsidRPr="00857AEB">
              <w:rPr>
                <w:rFonts w:ascii="Times New Roman" w:eastAsia="Times New Roman" w:hAnsi="Times New Roman" w:cs="Times New Roman"/>
                <w:color w:val="000000"/>
                <w:kern w:val="0"/>
                <w:vertAlign w:val="superscript"/>
                <w:lang w:eastAsia="en-AU"/>
                <w14:ligatures w14:val="none"/>
              </w:rPr>
              <w:t>3</w:t>
            </w:r>
            <w:r w:rsidRPr="00857AEB">
              <w:rPr>
                <w:rFonts w:ascii="Times New Roman" w:eastAsia="Times New Roman" w:hAnsi="Times New Roman" w:cs="Times New Roman"/>
                <w:color w:val="000000"/>
                <w:kern w:val="0"/>
                <w:lang w:eastAsia="en-AU"/>
                <w14:ligatures w14:val="none"/>
              </w:rPr>
              <w:t>)</w:t>
            </w:r>
          </w:p>
        </w:tc>
        <w:tc>
          <w:tcPr>
            <w:tcW w:w="763" w:type="dxa"/>
            <w:tcBorders>
              <w:top w:val="nil"/>
              <w:left w:val="nil"/>
              <w:bottom w:val="nil"/>
              <w:right w:val="nil"/>
            </w:tcBorders>
            <w:shd w:val="clear" w:color="auto" w:fill="auto"/>
            <w:noWrap/>
            <w:vAlign w:val="bottom"/>
            <w:hideMark/>
          </w:tcPr>
          <w:p w14:paraId="2773AACC"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7</w:t>
            </w:r>
          </w:p>
        </w:tc>
        <w:tc>
          <w:tcPr>
            <w:tcW w:w="846" w:type="dxa"/>
            <w:tcBorders>
              <w:top w:val="nil"/>
              <w:left w:val="nil"/>
              <w:bottom w:val="nil"/>
              <w:right w:val="nil"/>
            </w:tcBorders>
            <w:shd w:val="clear" w:color="auto" w:fill="auto"/>
            <w:noWrap/>
            <w:vAlign w:val="bottom"/>
            <w:hideMark/>
          </w:tcPr>
          <w:p w14:paraId="1B6C0B7C"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122</w:t>
            </w:r>
          </w:p>
        </w:tc>
        <w:tc>
          <w:tcPr>
            <w:tcW w:w="880" w:type="dxa"/>
            <w:tcBorders>
              <w:top w:val="nil"/>
              <w:left w:val="nil"/>
              <w:bottom w:val="nil"/>
              <w:right w:val="nil"/>
            </w:tcBorders>
            <w:shd w:val="clear" w:color="auto" w:fill="auto"/>
            <w:noWrap/>
            <w:vAlign w:val="bottom"/>
            <w:hideMark/>
          </w:tcPr>
          <w:p w14:paraId="1B015BF1"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w:t>
            </w:r>
          </w:p>
        </w:tc>
        <w:tc>
          <w:tcPr>
            <w:tcW w:w="1248" w:type="dxa"/>
            <w:tcBorders>
              <w:top w:val="nil"/>
              <w:left w:val="nil"/>
              <w:bottom w:val="nil"/>
              <w:right w:val="nil"/>
            </w:tcBorders>
            <w:shd w:val="clear" w:color="auto" w:fill="auto"/>
            <w:noWrap/>
            <w:vAlign w:val="bottom"/>
            <w:hideMark/>
          </w:tcPr>
          <w:p w14:paraId="1E30FE1D"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4.02</w:t>
            </w:r>
          </w:p>
        </w:tc>
        <w:tc>
          <w:tcPr>
            <w:tcW w:w="1086" w:type="dxa"/>
            <w:tcBorders>
              <w:top w:val="nil"/>
              <w:left w:val="nil"/>
              <w:bottom w:val="nil"/>
              <w:right w:val="nil"/>
            </w:tcBorders>
            <w:shd w:val="clear" w:color="auto" w:fill="auto"/>
            <w:noWrap/>
            <w:vAlign w:val="bottom"/>
            <w:hideMark/>
          </w:tcPr>
          <w:p w14:paraId="58915A4A"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-0.03</w:t>
            </w:r>
          </w:p>
        </w:tc>
        <w:tc>
          <w:tcPr>
            <w:tcW w:w="1222" w:type="dxa"/>
            <w:tcBorders>
              <w:top w:val="nil"/>
              <w:left w:val="nil"/>
              <w:bottom w:val="nil"/>
              <w:right w:val="nil"/>
            </w:tcBorders>
            <w:shd w:val="clear" w:color="auto" w:fill="auto"/>
            <w:noWrap/>
            <w:vAlign w:val="bottom"/>
            <w:hideMark/>
          </w:tcPr>
          <w:p w14:paraId="021BDD30"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No</w:t>
            </w:r>
          </w:p>
        </w:tc>
      </w:tr>
      <w:tr w:rsidR="00860E1E" w:rsidRPr="00857AEB" w14:paraId="3B2A3FCE" w14:textId="77777777" w:rsidTr="00CA7B66">
        <w:trPr>
          <w:trHeight w:val="319"/>
        </w:trPr>
        <w:tc>
          <w:tcPr>
            <w:tcW w:w="1318" w:type="dxa"/>
            <w:tcBorders>
              <w:top w:val="nil"/>
              <w:left w:val="nil"/>
              <w:bottom w:val="nil"/>
              <w:right w:val="nil"/>
            </w:tcBorders>
            <w:shd w:val="clear" w:color="auto" w:fill="auto"/>
            <w:noWrap/>
            <w:vAlign w:val="bottom"/>
            <w:hideMark/>
          </w:tcPr>
          <w:p w14:paraId="0467A35F"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p>
        </w:tc>
        <w:tc>
          <w:tcPr>
            <w:tcW w:w="1689" w:type="dxa"/>
            <w:tcBorders>
              <w:top w:val="nil"/>
              <w:left w:val="nil"/>
              <w:bottom w:val="nil"/>
              <w:right w:val="nil"/>
            </w:tcBorders>
            <w:shd w:val="clear" w:color="auto" w:fill="auto"/>
            <w:noWrap/>
            <w:vAlign w:val="bottom"/>
            <w:hideMark/>
          </w:tcPr>
          <w:p w14:paraId="16F3360C"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PM</w:t>
            </w:r>
            <w:r w:rsidRPr="00857AEB">
              <w:rPr>
                <w:rFonts w:ascii="Times New Roman" w:eastAsia="Times New Roman" w:hAnsi="Times New Roman" w:cs="Times New Roman"/>
                <w:color w:val="000000"/>
                <w:kern w:val="0"/>
                <w:vertAlign w:val="subscript"/>
                <w:lang w:eastAsia="en-AU"/>
                <w14:ligatures w14:val="none"/>
              </w:rPr>
              <w:t>10</w:t>
            </w:r>
            <w:r w:rsidRPr="00857AEB">
              <w:rPr>
                <w:rFonts w:ascii="Times New Roman" w:eastAsia="Times New Roman" w:hAnsi="Times New Roman" w:cs="Times New Roman"/>
                <w:color w:val="000000"/>
                <w:kern w:val="0"/>
                <w:lang w:eastAsia="en-AU"/>
                <w14:ligatures w14:val="none"/>
              </w:rPr>
              <w:t xml:space="preserve"> (µg/m</w:t>
            </w:r>
            <w:r w:rsidRPr="00857AEB">
              <w:rPr>
                <w:rFonts w:ascii="Times New Roman" w:eastAsia="Times New Roman" w:hAnsi="Times New Roman" w:cs="Times New Roman"/>
                <w:color w:val="000000"/>
                <w:kern w:val="0"/>
                <w:vertAlign w:val="superscript"/>
                <w:lang w:eastAsia="en-AU"/>
                <w14:ligatures w14:val="none"/>
              </w:rPr>
              <w:t>3</w:t>
            </w:r>
            <w:r w:rsidRPr="00857AEB">
              <w:rPr>
                <w:rFonts w:ascii="Times New Roman" w:eastAsia="Times New Roman" w:hAnsi="Times New Roman" w:cs="Times New Roman"/>
                <w:color w:val="000000"/>
                <w:kern w:val="0"/>
                <w:lang w:eastAsia="en-AU"/>
                <w14:ligatures w14:val="none"/>
              </w:rPr>
              <w:t>)</w:t>
            </w:r>
          </w:p>
        </w:tc>
        <w:tc>
          <w:tcPr>
            <w:tcW w:w="763" w:type="dxa"/>
            <w:tcBorders>
              <w:top w:val="nil"/>
              <w:left w:val="nil"/>
              <w:bottom w:val="nil"/>
              <w:right w:val="nil"/>
            </w:tcBorders>
            <w:shd w:val="clear" w:color="auto" w:fill="auto"/>
            <w:noWrap/>
            <w:vAlign w:val="bottom"/>
            <w:hideMark/>
          </w:tcPr>
          <w:p w14:paraId="0B6D2199"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16</w:t>
            </w:r>
          </w:p>
        </w:tc>
        <w:tc>
          <w:tcPr>
            <w:tcW w:w="846" w:type="dxa"/>
            <w:tcBorders>
              <w:top w:val="nil"/>
              <w:left w:val="nil"/>
              <w:bottom w:val="nil"/>
              <w:right w:val="nil"/>
            </w:tcBorders>
            <w:shd w:val="clear" w:color="auto" w:fill="auto"/>
            <w:noWrap/>
            <w:vAlign w:val="bottom"/>
            <w:hideMark/>
          </w:tcPr>
          <w:p w14:paraId="74AEAFED"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214</w:t>
            </w:r>
          </w:p>
        </w:tc>
        <w:tc>
          <w:tcPr>
            <w:tcW w:w="880" w:type="dxa"/>
            <w:tcBorders>
              <w:top w:val="nil"/>
              <w:left w:val="nil"/>
              <w:bottom w:val="nil"/>
              <w:right w:val="nil"/>
            </w:tcBorders>
            <w:shd w:val="clear" w:color="auto" w:fill="auto"/>
            <w:noWrap/>
            <w:vAlign w:val="bottom"/>
            <w:hideMark/>
          </w:tcPr>
          <w:p w14:paraId="6CA00846"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3</w:t>
            </w:r>
          </w:p>
        </w:tc>
        <w:tc>
          <w:tcPr>
            <w:tcW w:w="1248" w:type="dxa"/>
            <w:tcBorders>
              <w:top w:val="nil"/>
              <w:left w:val="nil"/>
              <w:bottom w:val="nil"/>
              <w:right w:val="nil"/>
            </w:tcBorders>
            <w:shd w:val="clear" w:color="auto" w:fill="auto"/>
            <w:noWrap/>
            <w:vAlign w:val="center"/>
            <w:hideMark/>
          </w:tcPr>
          <w:p w14:paraId="526A60B0"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8.01</w:t>
            </w:r>
          </w:p>
        </w:tc>
        <w:tc>
          <w:tcPr>
            <w:tcW w:w="1086" w:type="dxa"/>
            <w:tcBorders>
              <w:top w:val="nil"/>
              <w:left w:val="nil"/>
              <w:bottom w:val="nil"/>
              <w:right w:val="nil"/>
            </w:tcBorders>
            <w:shd w:val="clear" w:color="auto" w:fill="auto"/>
            <w:noWrap/>
            <w:vAlign w:val="bottom"/>
            <w:hideMark/>
          </w:tcPr>
          <w:p w14:paraId="560C1222"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-0.05</w:t>
            </w:r>
          </w:p>
        </w:tc>
        <w:tc>
          <w:tcPr>
            <w:tcW w:w="1222" w:type="dxa"/>
            <w:tcBorders>
              <w:top w:val="nil"/>
              <w:left w:val="nil"/>
              <w:bottom w:val="nil"/>
              <w:right w:val="nil"/>
            </w:tcBorders>
            <w:shd w:val="clear" w:color="auto" w:fill="auto"/>
            <w:noWrap/>
            <w:vAlign w:val="bottom"/>
            <w:hideMark/>
          </w:tcPr>
          <w:p w14:paraId="02C78447"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No</w:t>
            </w:r>
          </w:p>
        </w:tc>
      </w:tr>
      <w:tr w:rsidR="00860E1E" w:rsidRPr="00857AEB" w14:paraId="141E0B22" w14:textId="77777777" w:rsidTr="00CA7B66">
        <w:trPr>
          <w:trHeight w:val="335"/>
        </w:trPr>
        <w:tc>
          <w:tcPr>
            <w:tcW w:w="1318" w:type="dxa"/>
            <w:tcBorders>
              <w:top w:val="nil"/>
              <w:left w:val="nil"/>
              <w:bottom w:val="single" w:sz="8" w:space="0" w:color="auto"/>
              <w:right w:val="nil"/>
            </w:tcBorders>
            <w:shd w:val="clear" w:color="auto" w:fill="auto"/>
            <w:noWrap/>
            <w:vAlign w:val="bottom"/>
            <w:hideMark/>
          </w:tcPr>
          <w:p w14:paraId="5EDE9B87"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 </w:t>
            </w:r>
          </w:p>
        </w:tc>
        <w:tc>
          <w:tcPr>
            <w:tcW w:w="1689" w:type="dxa"/>
            <w:tcBorders>
              <w:top w:val="nil"/>
              <w:left w:val="nil"/>
              <w:bottom w:val="single" w:sz="8" w:space="0" w:color="auto"/>
              <w:right w:val="nil"/>
            </w:tcBorders>
            <w:shd w:val="clear" w:color="auto" w:fill="auto"/>
            <w:noWrap/>
            <w:vAlign w:val="bottom"/>
            <w:hideMark/>
          </w:tcPr>
          <w:p w14:paraId="1D0164C9" w14:textId="77777777" w:rsidR="00860E1E" w:rsidRPr="00857AEB" w:rsidRDefault="00860E1E" w:rsidP="00344DE8">
            <w:pPr>
              <w:spacing w:after="0" w:line="240" w:lineRule="auto"/>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O</w:t>
            </w:r>
            <w:r w:rsidRPr="00857AEB">
              <w:rPr>
                <w:rFonts w:ascii="Times New Roman" w:eastAsia="Times New Roman" w:hAnsi="Times New Roman" w:cs="Times New Roman"/>
                <w:color w:val="000000"/>
                <w:kern w:val="0"/>
                <w:vertAlign w:val="subscript"/>
                <w:lang w:eastAsia="en-AU"/>
                <w14:ligatures w14:val="none"/>
              </w:rPr>
              <w:t>3</w:t>
            </w:r>
            <w:r w:rsidRPr="00857AEB">
              <w:rPr>
                <w:rFonts w:ascii="Times New Roman" w:eastAsia="Times New Roman" w:hAnsi="Times New Roman" w:cs="Times New Roman"/>
                <w:color w:val="000000"/>
                <w:kern w:val="0"/>
                <w:lang w:eastAsia="en-AU"/>
                <w14:ligatures w14:val="none"/>
              </w:rPr>
              <w:t xml:space="preserve"> (ppb)</w:t>
            </w:r>
          </w:p>
        </w:tc>
        <w:tc>
          <w:tcPr>
            <w:tcW w:w="763" w:type="dxa"/>
            <w:tcBorders>
              <w:top w:val="nil"/>
              <w:left w:val="nil"/>
              <w:bottom w:val="single" w:sz="8" w:space="0" w:color="auto"/>
              <w:right w:val="nil"/>
            </w:tcBorders>
            <w:shd w:val="clear" w:color="auto" w:fill="auto"/>
            <w:noWrap/>
            <w:vAlign w:val="bottom"/>
            <w:hideMark/>
          </w:tcPr>
          <w:p w14:paraId="59842538"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16</w:t>
            </w:r>
          </w:p>
        </w:tc>
        <w:tc>
          <w:tcPr>
            <w:tcW w:w="846" w:type="dxa"/>
            <w:tcBorders>
              <w:top w:val="nil"/>
              <w:left w:val="nil"/>
              <w:bottom w:val="single" w:sz="8" w:space="0" w:color="auto"/>
              <w:right w:val="nil"/>
            </w:tcBorders>
            <w:shd w:val="clear" w:color="auto" w:fill="auto"/>
            <w:noWrap/>
            <w:vAlign w:val="bottom"/>
            <w:hideMark/>
          </w:tcPr>
          <w:p w14:paraId="3D94CA02"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68</w:t>
            </w:r>
          </w:p>
        </w:tc>
        <w:tc>
          <w:tcPr>
            <w:tcW w:w="880" w:type="dxa"/>
            <w:tcBorders>
              <w:top w:val="nil"/>
              <w:left w:val="nil"/>
              <w:bottom w:val="single" w:sz="8" w:space="0" w:color="auto"/>
              <w:right w:val="nil"/>
            </w:tcBorders>
            <w:shd w:val="clear" w:color="auto" w:fill="auto"/>
            <w:noWrap/>
            <w:vAlign w:val="bottom"/>
            <w:hideMark/>
          </w:tcPr>
          <w:p w14:paraId="10168173" w14:textId="77777777" w:rsidR="00860E1E" w:rsidRPr="00857AEB" w:rsidRDefault="00860E1E" w:rsidP="00225FBF">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1</w:t>
            </w:r>
          </w:p>
        </w:tc>
        <w:tc>
          <w:tcPr>
            <w:tcW w:w="1248" w:type="dxa"/>
            <w:tcBorders>
              <w:top w:val="nil"/>
              <w:left w:val="nil"/>
              <w:bottom w:val="single" w:sz="8" w:space="0" w:color="auto"/>
              <w:right w:val="nil"/>
            </w:tcBorders>
            <w:shd w:val="clear" w:color="auto" w:fill="auto"/>
            <w:noWrap/>
            <w:vAlign w:val="bottom"/>
            <w:hideMark/>
          </w:tcPr>
          <w:p w14:paraId="4A70E0A2"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6.13</w:t>
            </w:r>
          </w:p>
        </w:tc>
        <w:tc>
          <w:tcPr>
            <w:tcW w:w="1086" w:type="dxa"/>
            <w:tcBorders>
              <w:top w:val="nil"/>
              <w:left w:val="nil"/>
              <w:bottom w:val="single" w:sz="8" w:space="0" w:color="auto"/>
              <w:right w:val="nil"/>
            </w:tcBorders>
            <w:shd w:val="clear" w:color="auto" w:fill="auto"/>
            <w:noWrap/>
            <w:vAlign w:val="bottom"/>
            <w:hideMark/>
          </w:tcPr>
          <w:p w14:paraId="6766881B" w14:textId="4AB46E6A"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+0.18</w:t>
            </w:r>
          </w:p>
        </w:tc>
        <w:tc>
          <w:tcPr>
            <w:tcW w:w="1222" w:type="dxa"/>
            <w:tcBorders>
              <w:top w:val="nil"/>
              <w:left w:val="nil"/>
              <w:bottom w:val="single" w:sz="8" w:space="0" w:color="auto"/>
              <w:right w:val="nil"/>
            </w:tcBorders>
            <w:shd w:val="clear" w:color="auto" w:fill="auto"/>
            <w:noWrap/>
            <w:vAlign w:val="bottom"/>
            <w:hideMark/>
          </w:tcPr>
          <w:p w14:paraId="509C3805" w14:textId="77777777" w:rsidR="00860E1E" w:rsidRPr="00857AEB" w:rsidRDefault="00860E1E" w:rsidP="00344DE8">
            <w:pPr>
              <w:spacing w:after="0" w:line="240" w:lineRule="auto"/>
              <w:jc w:val="center"/>
              <w:rPr>
                <w:rFonts w:ascii="Times New Roman" w:eastAsia="Times New Roman" w:hAnsi="Times New Roman" w:cs="Times New Roman"/>
                <w:color w:val="000000"/>
                <w:kern w:val="0"/>
                <w:lang w:eastAsia="en-AU"/>
                <w14:ligatures w14:val="none"/>
              </w:rPr>
            </w:pPr>
            <w:r w:rsidRPr="00857AEB">
              <w:rPr>
                <w:rFonts w:ascii="Times New Roman" w:eastAsia="Times New Roman" w:hAnsi="Times New Roman" w:cs="Times New Roman"/>
                <w:color w:val="000000"/>
                <w:kern w:val="0"/>
                <w:lang w:eastAsia="en-AU"/>
                <w14:ligatures w14:val="none"/>
              </w:rPr>
              <w:t>Yes</w:t>
            </w:r>
          </w:p>
        </w:tc>
      </w:tr>
    </w:tbl>
    <w:p w14:paraId="5713B526" w14:textId="77777777" w:rsidR="008F2F88" w:rsidRDefault="008F2F88" w:rsidP="005774B4">
      <w:pPr>
        <w:spacing w:line="360" w:lineRule="auto"/>
        <w:jc w:val="both"/>
        <w:rPr>
          <w:rFonts w:ascii="Times New Roman" w:hAnsi="Times New Roman" w:cs="Times New Roman"/>
          <w:sz w:val="24"/>
          <w:szCs w:val="24"/>
        </w:rPr>
      </w:pPr>
    </w:p>
    <w:p w14:paraId="60611916" w14:textId="2B20AF52" w:rsidR="006F2617" w:rsidRPr="006F2617" w:rsidRDefault="006F2617" w:rsidP="006F2617">
      <w:pPr>
        <w:pStyle w:val="ListParagraph"/>
        <w:numPr>
          <w:ilvl w:val="1"/>
          <w:numId w:val="11"/>
        </w:numPr>
        <w:tabs>
          <w:tab w:val="left" w:pos="466"/>
        </w:tabs>
        <w:spacing w:line="360" w:lineRule="auto"/>
        <w:rPr>
          <w:rFonts w:ascii="Times New Roman" w:hAnsi="Times New Roman" w:cs="Times New Roman"/>
          <w:b/>
          <w:bCs/>
          <w:sz w:val="24"/>
          <w:szCs w:val="24"/>
        </w:rPr>
      </w:pPr>
      <w:r w:rsidRPr="00857AEB">
        <w:rPr>
          <w:rFonts w:ascii="Times New Roman" w:hAnsi="Times New Roman" w:cs="Times New Roman"/>
          <w:b/>
          <w:bCs/>
          <w:sz w:val="24"/>
          <w:szCs w:val="24"/>
        </w:rPr>
        <w:t xml:space="preserve">Air quality temporal patterns in </w:t>
      </w:r>
      <w:r>
        <w:rPr>
          <w:rFonts w:ascii="Times New Roman" w:hAnsi="Times New Roman" w:cs="Times New Roman"/>
          <w:b/>
          <w:bCs/>
          <w:sz w:val="24"/>
          <w:szCs w:val="24"/>
        </w:rPr>
        <w:t>Melbourne</w:t>
      </w:r>
    </w:p>
    <w:p w14:paraId="55CE1E8B" w14:textId="739E72C6" w:rsidR="007268E9" w:rsidRPr="00857AEB" w:rsidRDefault="007268E9" w:rsidP="007268E9">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A summary of air quality temporal patterns in Melbourne is presented in Figure 2.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concentrations peak in cooler months (April to August), with the highest levels in July, and are lowest during the warmer months (November to March). PM</w:t>
      </w:r>
      <w:r w:rsidRPr="00857AEB">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levels are high from April to June and from December to January, with lower levels from August to October.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concentrations are high from November to May and low from June to August.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levels are highest from August to March.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concentrations are higher on weekdays and lower on weekends. PM</w:t>
      </w:r>
      <w:r w:rsidRPr="00857AEB">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does not show a clear weekly pattern, while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concentrations are slightly higher on weekdays, particularly Wednesdays, and lower on weekends.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levels are slightly higher on weekends. Diurnally,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and PM</w:t>
      </w:r>
      <w:r w:rsidRPr="00857AEB">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peak during morning and evening rush hours, while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levels are highest between </w:t>
      </w:r>
      <w:del w:id="163" w:author="Simon William Mkasimongwa" w:date="2024-11-14T10:13:00Z" w16du:dateUtc="2024-11-13T23:13:00Z">
        <w:r w:rsidRPr="00857AEB" w:rsidDel="00AB2036">
          <w:rPr>
            <w:rFonts w:ascii="Times New Roman" w:hAnsi="Times New Roman" w:cs="Times New Roman"/>
            <w:sz w:val="24"/>
            <w:szCs w:val="24"/>
          </w:rPr>
          <w:delText>noon</w:delText>
        </w:r>
      </w:del>
      <w:del w:id="164" w:author="Simon William Mkasimongwa" w:date="2024-11-14T10:12:00Z" w16du:dateUtc="2024-11-13T23:12:00Z">
        <w:r w:rsidRPr="00857AEB" w:rsidDel="00996288">
          <w:rPr>
            <w:rFonts w:ascii="Times New Roman" w:hAnsi="Times New Roman" w:cs="Times New Roman"/>
            <w:sz w:val="24"/>
            <w:szCs w:val="24"/>
          </w:rPr>
          <w:delText xml:space="preserve"> </w:delText>
        </w:r>
      </w:del>
      <w:ins w:id="165" w:author="Simon William Mkasimongwa" w:date="2024-11-14T10:13:00Z" w16du:dateUtc="2024-11-13T23:13:00Z">
        <w:r w:rsidR="00AB2036" w:rsidRPr="00857AEB">
          <w:rPr>
            <w:rFonts w:ascii="Times New Roman" w:hAnsi="Times New Roman" w:cs="Times New Roman"/>
            <w:sz w:val="24"/>
            <w:szCs w:val="24"/>
          </w:rPr>
          <w:t>noon</w:t>
        </w:r>
        <w:r w:rsidR="00AB2036">
          <w:rPr>
            <w:rFonts w:ascii="Times New Roman" w:hAnsi="Times New Roman" w:cs="Times New Roman"/>
            <w:sz w:val="24"/>
            <w:szCs w:val="24"/>
          </w:rPr>
          <w:t xml:space="preserve"> and</w:t>
        </w:r>
      </w:ins>
      <w:ins w:id="166" w:author="Simon William Mkasimongwa" w:date="2024-11-14T10:12:00Z" w16du:dateUtc="2024-11-13T23:12:00Z">
        <w:r w:rsidR="003A3017">
          <w:rPr>
            <w:rFonts w:ascii="Times New Roman" w:hAnsi="Times New Roman" w:cs="Times New Roman"/>
            <w:sz w:val="24"/>
            <w:szCs w:val="24"/>
          </w:rPr>
          <w:t xml:space="preserve"> 21</w:t>
        </w:r>
      </w:ins>
      <w:ins w:id="167" w:author="Simon William Mkasimongwa" w:date="2024-11-14T10:13:00Z" w16du:dateUtc="2024-11-13T23:13:00Z">
        <w:r w:rsidR="003A3017">
          <w:rPr>
            <w:rFonts w:ascii="Times New Roman" w:hAnsi="Times New Roman" w:cs="Times New Roman"/>
            <w:sz w:val="24"/>
            <w:szCs w:val="24"/>
          </w:rPr>
          <w:t>:00</w:t>
        </w:r>
      </w:ins>
      <w:del w:id="168" w:author="Simon William Mkasimongwa" w:date="2024-11-14T10:12:00Z" w16du:dateUtc="2024-11-13T23:12:00Z">
        <w:r w:rsidRPr="00857AEB" w:rsidDel="00996288">
          <w:rPr>
            <w:rFonts w:ascii="Times New Roman" w:hAnsi="Times New Roman" w:cs="Times New Roman"/>
            <w:sz w:val="24"/>
            <w:szCs w:val="24"/>
          </w:rPr>
          <w:delText>and 9 PM</w:delText>
        </w:r>
      </w:del>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does not show a clear diurnal pattern (Figure 2).</w:t>
      </w:r>
    </w:p>
    <w:p w14:paraId="18D067EE" w14:textId="4CDE63E7" w:rsidR="00D579BD" w:rsidRDefault="00EB208E" w:rsidP="00225FB6">
      <w:pPr>
        <w:spacing w:line="360" w:lineRule="auto"/>
        <w:jc w:val="both"/>
        <w:rPr>
          <w:ins w:id="169" w:author="Simon William Mkasimongwa" w:date="2024-11-14T10:52:00Z" w16du:dateUtc="2024-11-13T23:52:00Z"/>
          <w:rFonts w:ascii="Times New Roman" w:hAnsi="Times New Roman" w:cs="Times New Roman"/>
          <w:sz w:val="24"/>
          <w:szCs w:val="24"/>
        </w:rPr>
      </w:pPr>
      <w:del w:id="170" w:author="Simon William Mkasimongwa" w:date="2024-11-14T10:52:00Z" w16du:dateUtc="2024-11-13T23:52:00Z">
        <w:r w:rsidRPr="00857AEB" w:rsidDel="007D4331">
          <w:rPr>
            <w:rFonts w:ascii="Times New Roman" w:hAnsi="Times New Roman" w:cs="Times New Roman"/>
            <w:noProof/>
          </w:rPr>
          <w:drawing>
            <wp:inline distT="0" distB="0" distL="0" distR="0" wp14:anchorId="5813BA11" wp14:editId="5504391A">
              <wp:extent cx="5731510" cy="5657215"/>
              <wp:effectExtent l="0" t="0" r="2540" b="635"/>
              <wp:docPr id="58491038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0385" name="Picture 1" descr="A collage of graph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657215"/>
                      </a:xfrm>
                      <a:prstGeom prst="rect">
                        <a:avLst/>
                      </a:prstGeom>
                      <a:noFill/>
                      <a:ln>
                        <a:noFill/>
                      </a:ln>
                    </pic:spPr>
                  </pic:pic>
                </a:graphicData>
              </a:graphic>
            </wp:inline>
          </w:drawing>
        </w:r>
      </w:del>
    </w:p>
    <w:p w14:paraId="4181908D" w14:textId="676FD35B" w:rsidR="007D4331" w:rsidRPr="00857AEB" w:rsidRDefault="007D4331" w:rsidP="00225FB6">
      <w:pPr>
        <w:spacing w:line="360" w:lineRule="auto"/>
        <w:jc w:val="both"/>
        <w:rPr>
          <w:rFonts w:ascii="Times New Roman" w:hAnsi="Times New Roman" w:cs="Times New Roman"/>
          <w:sz w:val="24"/>
          <w:szCs w:val="24"/>
        </w:rPr>
      </w:pPr>
      <w:ins w:id="171" w:author="Simon William Mkasimongwa" w:date="2024-11-14T10:52:00Z" w16du:dateUtc="2024-11-13T23:52:00Z">
        <w:r>
          <w:rPr>
            <w:noProof/>
          </w:rPr>
          <w:drawing>
            <wp:inline distT="0" distB="0" distL="0" distR="0" wp14:anchorId="5F0E3BD2" wp14:editId="3611695F">
              <wp:extent cx="5731510" cy="5948680"/>
              <wp:effectExtent l="0" t="0" r="2540" b="0"/>
              <wp:docPr id="584377485" name="Picture 2" descr="A group of blue and black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7485" name="Picture 2" descr="A group of blue and black graph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948680"/>
                      </a:xfrm>
                      <a:prstGeom prst="rect">
                        <a:avLst/>
                      </a:prstGeom>
                      <a:noFill/>
                      <a:ln>
                        <a:noFill/>
                      </a:ln>
                    </pic:spPr>
                  </pic:pic>
                </a:graphicData>
              </a:graphic>
            </wp:inline>
          </w:drawing>
        </w:r>
      </w:ins>
    </w:p>
    <w:p w14:paraId="3C374DF5" w14:textId="6D3586D6" w:rsidR="000E7C6F" w:rsidRPr="00857AEB" w:rsidRDefault="00542E14" w:rsidP="00DB3EFC">
      <w:pPr>
        <w:spacing w:line="240" w:lineRule="auto"/>
        <w:jc w:val="both"/>
        <w:rPr>
          <w:rFonts w:ascii="Times New Roman" w:hAnsi="Times New Roman" w:cs="Times New Roman"/>
          <w:sz w:val="24"/>
          <w:szCs w:val="24"/>
        </w:rPr>
      </w:pPr>
      <w:r w:rsidRPr="00857AEB">
        <w:rPr>
          <w:rFonts w:ascii="Times New Roman" w:hAnsi="Times New Roman" w:cs="Times New Roman"/>
          <w:sz w:val="24"/>
          <w:szCs w:val="24"/>
        </w:rPr>
        <w:t xml:space="preserve">Figure </w:t>
      </w:r>
      <w:r w:rsidR="00FB5D9D" w:rsidRPr="00857AEB">
        <w:rPr>
          <w:rFonts w:ascii="Times New Roman" w:hAnsi="Times New Roman" w:cs="Times New Roman"/>
          <w:sz w:val="24"/>
          <w:szCs w:val="24"/>
        </w:rPr>
        <w:t>2</w:t>
      </w:r>
      <w:r w:rsidRPr="00857AEB">
        <w:rPr>
          <w:rFonts w:ascii="Times New Roman" w:hAnsi="Times New Roman" w:cs="Times New Roman"/>
          <w:sz w:val="24"/>
          <w:szCs w:val="24"/>
        </w:rPr>
        <w:t>. Temporal analysis for Melbourne using the 24 years of available data. Annual means and standard deviations are displayed (top row), monthly (second row), day of week (third row), and hourly (bottom row). Air pollutants analysed are: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(left column),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xml:space="preserve"> (second column),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(third column) and ozone (right column). The blue dashed lines denote the NEPM annual standard and the black dashed line the annual</w:t>
      </w:r>
      <w:r w:rsidR="00766484" w:rsidRPr="00857AEB">
        <w:rPr>
          <w:rFonts w:ascii="Times New Roman" w:hAnsi="Times New Roman" w:cs="Times New Roman"/>
          <w:sz w:val="24"/>
          <w:szCs w:val="24"/>
        </w:rPr>
        <w:t>, and daily</w:t>
      </w:r>
      <w:r w:rsidRPr="00857AEB">
        <w:rPr>
          <w:rFonts w:ascii="Times New Roman" w:hAnsi="Times New Roman" w:cs="Times New Roman"/>
          <w:sz w:val="24"/>
          <w:szCs w:val="24"/>
        </w:rPr>
        <w:t xml:space="preserve"> WHO guideline values (refer to Table 1). The red dashed line shows the EPA-NSW annual standard and purple dashed line shows the EPA-VIC annual standard values (refer to Table 1). </w:t>
      </w:r>
    </w:p>
    <w:p w14:paraId="24D76A13" w14:textId="77777777" w:rsidR="004357E0" w:rsidRPr="00857AEB" w:rsidRDefault="004357E0" w:rsidP="00225FB6">
      <w:pPr>
        <w:spacing w:line="360" w:lineRule="auto"/>
        <w:jc w:val="both"/>
        <w:rPr>
          <w:rFonts w:ascii="Times New Roman" w:hAnsi="Times New Roman" w:cs="Times New Roman"/>
          <w:sz w:val="24"/>
          <w:szCs w:val="24"/>
        </w:rPr>
      </w:pPr>
    </w:p>
    <w:p w14:paraId="33841AF7" w14:textId="2C47E9BC" w:rsidR="00390FCE" w:rsidRPr="00857AEB" w:rsidRDefault="00390FCE" w:rsidP="00F80EF8">
      <w:pPr>
        <w:pStyle w:val="ListParagraph"/>
        <w:numPr>
          <w:ilvl w:val="1"/>
          <w:numId w:val="11"/>
        </w:numPr>
        <w:tabs>
          <w:tab w:val="left" w:pos="466"/>
        </w:tabs>
        <w:spacing w:line="360" w:lineRule="auto"/>
        <w:rPr>
          <w:rFonts w:ascii="Times New Roman" w:hAnsi="Times New Roman" w:cs="Times New Roman"/>
          <w:b/>
          <w:bCs/>
          <w:sz w:val="24"/>
          <w:szCs w:val="24"/>
        </w:rPr>
      </w:pPr>
      <w:r w:rsidRPr="00857AEB">
        <w:rPr>
          <w:rFonts w:ascii="Times New Roman" w:hAnsi="Times New Roman" w:cs="Times New Roman"/>
          <w:b/>
          <w:bCs/>
          <w:sz w:val="24"/>
          <w:szCs w:val="24"/>
        </w:rPr>
        <w:t xml:space="preserve">Air </w:t>
      </w:r>
      <w:r w:rsidR="00B019BE" w:rsidRPr="00857AEB">
        <w:rPr>
          <w:rFonts w:ascii="Times New Roman" w:hAnsi="Times New Roman" w:cs="Times New Roman"/>
          <w:b/>
          <w:bCs/>
          <w:sz w:val="24"/>
          <w:szCs w:val="24"/>
        </w:rPr>
        <w:t>q</w:t>
      </w:r>
      <w:r w:rsidRPr="00857AEB">
        <w:rPr>
          <w:rFonts w:ascii="Times New Roman" w:hAnsi="Times New Roman" w:cs="Times New Roman"/>
          <w:b/>
          <w:bCs/>
          <w:sz w:val="24"/>
          <w:szCs w:val="24"/>
        </w:rPr>
        <w:t xml:space="preserve">uality </w:t>
      </w:r>
      <w:r w:rsidR="00B019BE" w:rsidRPr="00857AEB">
        <w:rPr>
          <w:rFonts w:ascii="Times New Roman" w:hAnsi="Times New Roman" w:cs="Times New Roman"/>
          <w:b/>
          <w:bCs/>
          <w:sz w:val="24"/>
          <w:szCs w:val="24"/>
        </w:rPr>
        <w:t>t</w:t>
      </w:r>
      <w:r w:rsidRPr="00857AEB">
        <w:rPr>
          <w:rFonts w:ascii="Times New Roman" w:hAnsi="Times New Roman" w:cs="Times New Roman"/>
          <w:b/>
          <w:bCs/>
          <w:sz w:val="24"/>
          <w:szCs w:val="24"/>
        </w:rPr>
        <w:t xml:space="preserve">emporal </w:t>
      </w:r>
      <w:r w:rsidR="00B019BE" w:rsidRPr="00857AEB">
        <w:rPr>
          <w:rFonts w:ascii="Times New Roman" w:hAnsi="Times New Roman" w:cs="Times New Roman"/>
          <w:b/>
          <w:bCs/>
          <w:sz w:val="24"/>
          <w:szCs w:val="24"/>
        </w:rPr>
        <w:t>p</w:t>
      </w:r>
      <w:r w:rsidRPr="00857AEB">
        <w:rPr>
          <w:rFonts w:ascii="Times New Roman" w:hAnsi="Times New Roman" w:cs="Times New Roman"/>
          <w:b/>
          <w:bCs/>
          <w:sz w:val="24"/>
          <w:szCs w:val="24"/>
        </w:rPr>
        <w:t>atterns</w:t>
      </w:r>
      <w:r w:rsidR="008D4ED8" w:rsidRPr="00857AEB">
        <w:rPr>
          <w:rFonts w:ascii="Times New Roman" w:hAnsi="Times New Roman" w:cs="Times New Roman"/>
          <w:b/>
          <w:bCs/>
          <w:sz w:val="24"/>
          <w:szCs w:val="24"/>
        </w:rPr>
        <w:t xml:space="preserve"> </w:t>
      </w:r>
      <w:r w:rsidRPr="00857AEB">
        <w:rPr>
          <w:rFonts w:ascii="Times New Roman" w:hAnsi="Times New Roman" w:cs="Times New Roman"/>
          <w:b/>
          <w:bCs/>
          <w:sz w:val="24"/>
          <w:szCs w:val="24"/>
        </w:rPr>
        <w:t>in Sydney</w:t>
      </w:r>
    </w:p>
    <w:p w14:paraId="6E0B3844" w14:textId="23938564" w:rsidR="00390FCE" w:rsidRPr="00857AEB" w:rsidRDefault="00DB3EFC" w:rsidP="00225FB6">
      <w:pPr>
        <w:tabs>
          <w:tab w:val="left" w:pos="466"/>
        </w:tabs>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ab/>
      </w:r>
      <w:r w:rsidR="006E57BF" w:rsidRPr="00857AEB">
        <w:rPr>
          <w:rFonts w:ascii="Times New Roman" w:hAnsi="Times New Roman" w:cs="Times New Roman"/>
          <w:sz w:val="24"/>
          <w:szCs w:val="24"/>
        </w:rPr>
        <w:t>In Sydney, NO</w:t>
      </w:r>
      <w:r w:rsidR="006E57BF" w:rsidRPr="00857AEB">
        <w:rPr>
          <w:rFonts w:ascii="Times New Roman" w:hAnsi="Times New Roman" w:cs="Times New Roman"/>
          <w:sz w:val="24"/>
          <w:szCs w:val="24"/>
          <w:vertAlign w:val="subscript"/>
        </w:rPr>
        <w:t>2</w:t>
      </w:r>
      <w:r w:rsidR="006E57BF" w:rsidRPr="00857AEB">
        <w:rPr>
          <w:rFonts w:ascii="Times New Roman" w:hAnsi="Times New Roman" w:cs="Times New Roman"/>
          <w:sz w:val="24"/>
          <w:szCs w:val="24"/>
        </w:rPr>
        <w:t xml:space="preserve"> concentrations also peak in cooler months (April to October) and are lowest between December and January. PM</w:t>
      </w:r>
      <w:r w:rsidR="006E57BF" w:rsidRPr="00857AEB">
        <w:rPr>
          <w:rFonts w:ascii="Times New Roman" w:hAnsi="Times New Roman" w:cs="Times New Roman"/>
          <w:sz w:val="24"/>
          <w:szCs w:val="24"/>
          <w:vertAlign w:val="subscript"/>
        </w:rPr>
        <w:t>2.5</w:t>
      </w:r>
      <w:r w:rsidR="006E57BF" w:rsidRPr="00857AEB">
        <w:rPr>
          <w:rFonts w:ascii="Times New Roman" w:hAnsi="Times New Roman" w:cs="Times New Roman"/>
          <w:sz w:val="24"/>
          <w:szCs w:val="24"/>
        </w:rPr>
        <w:t xml:space="preserve"> levels are high between May and August and low during warmer months (December to March). PM</w:t>
      </w:r>
      <w:r w:rsidR="006E57BF" w:rsidRPr="00857AEB">
        <w:rPr>
          <w:rFonts w:ascii="Times New Roman" w:hAnsi="Times New Roman" w:cs="Times New Roman"/>
          <w:sz w:val="24"/>
          <w:szCs w:val="24"/>
          <w:vertAlign w:val="subscript"/>
        </w:rPr>
        <w:t>10</w:t>
      </w:r>
      <w:r w:rsidR="006E57BF" w:rsidRPr="00857AEB">
        <w:rPr>
          <w:rFonts w:ascii="Times New Roman" w:hAnsi="Times New Roman" w:cs="Times New Roman"/>
          <w:sz w:val="24"/>
          <w:szCs w:val="24"/>
        </w:rPr>
        <w:t xml:space="preserve"> concentrations are high from November to May and low from June to July. O</w:t>
      </w:r>
      <w:r w:rsidR="006E57BF" w:rsidRPr="00857AEB">
        <w:rPr>
          <w:rFonts w:ascii="Times New Roman" w:hAnsi="Times New Roman" w:cs="Times New Roman"/>
          <w:sz w:val="24"/>
          <w:szCs w:val="24"/>
          <w:vertAlign w:val="subscript"/>
        </w:rPr>
        <w:t>3</w:t>
      </w:r>
      <w:r w:rsidR="006E57BF" w:rsidRPr="00857AEB">
        <w:rPr>
          <w:rFonts w:ascii="Times New Roman" w:hAnsi="Times New Roman" w:cs="Times New Roman"/>
          <w:sz w:val="24"/>
          <w:szCs w:val="24"/>
        </w:rPr>
        <w:t xml:space="preserve"> levels peak from August to April and are low between May and July. NO</w:t>
      </w:r>
      <w:r w:rsidR="006E57BF" w:rsidRPr="00857AEB">
        <w:rPr>
          <w:rFonts w:ascii="Times New Roman" w:hAnsi="Times New Roman" w:cs="Times New Roman"/>
          <w:sz w:val="24"/>
          <w:szCs w:val="24"/>
          <w:vertAlign w:val="subscript"/>
        </w:rPr>
        <w:t>2</w:t>
      </w:r>
      <w:r w:rsidR="006E57BF" w:rsidRPr="00857AEB">
        <w:rPr>
          <w:rFonts w:ascii="Times New Roman" w:hAnsi="Times New Roman" w:cs="Times New Roman"/>
          <w:sz w:val="24"/>
          <w:szCs w:val="24"/>
        </w:rPr>
        <w:t xml:space="preserve"> concentrations are higher on weekdays and lower on weekends. PM</w:t>
      </w:r>
      <w:r w:rsidR="006E57BF" w:rsidRPr="00857AEB">
        <w:rPr>
          <w:rFonts w:ascii="Times New Roman" w:hAnsi="Times New Roman" w:cs="Times New Roman"/>
          <w:sz w:val="24"/>
          <w:szCs w:val="24"/>
          <w:vertAlign w:val="subscript"/>
        </w:rPr>
        <w:t xml:space="preserve">2.5 </w:t>
      </w:r>
      <w:r w:rsidR="006E57BF" w:rsidRPr="00857AEB">
        <w:rPr>
          <w:rFonts w:ascii="Times New Roman" w:hAnsi="Times New Roman" w:cs="Times New Roman"/>
          <w:sz w:val="24"/>
          <w:szCs w:val="24"/>
        </w:rPr>
        <w:t>shows no clear weekly trend, while PM</w:t>
      </w:r>
      <w:r w:rsidR="006E57BF" w:rsidRPr="00857AEB">
        <w:rPr>
          <w:rFonts w:ascii="Times New Roman" w:hAnsi="Times New Roman" w:cs="Times New Roman"/>
          <w:sz w:val="24"/>
          <w:szCs w:val="24"/>
          <w:vertAlign w:val="subscript"/>
        </w:rPr>
        <w:t>10</w:t>
      </w:r>
      <w:r w:rsidR="006E57BF" w:rsidRPr="00857AEB">
        <w:rPr>
          <w:rFonts w:ascii="Times New Roman" w:hAnsi="Times New Roman" w:cs="Times New Roman"/>
          <w:sz w:val="24"/>
          <w:szCs w:val="24"/>
        </w:rPr>
        <w:t xml:space="preserve"> concentrations are slightly higher on weekdays. O</w:t>
      </w:r>
      <w:r w:rsidR="006E57BF" w:rsidRPr="00857AEB">
        <w:rPr>
          <w:rFonts w:ascii="Times New Roman" w:hAnsi="Times New Roman" w:cs="Times New Roman"/>
          <w:sz w:val="24"/>
          <w:szCs w:val="24"/>
          <w:vertAlign w:val="subscript"/>
        </w:rPr>
        <w:t>3</w:t>
      </w:r>
      <w:r w:rsidR="006E57BF" w:rsidRPr="00857AEB">
        <w:rPr>
          <w:rFonts w:ascii="Times New Roman" w:hAnsi="Times New Roman" w:cs="Times New Roman"/>
          <w:sz w:val="24"/>
          <w:szCs w:val="24"/>
        </w:rPr>
        <w:t xml:space="preserve"> concentrations are higher on weekends. Diurnally, NO</w:t>
      </w:r>
      <w:r w:rsidR="006E57BF" w:rsidRPr="00857AEB">
        <w:rPr>
          <w:rFonts w:ascii="Times New Roman" w:hAnsi="Times New Roman" w:cs="Times New Roman"/>
          <w:sz w:val="24"/>
          <w:szCs w:val="24"/>
          <w:vertAlign w:val="subscript"/>
        </w:rPr>
        <w:t>2</w:t>
      </w:r>
      <w:r w:rsidR="006E57BF" w:rsidRPr="00857AEB">
        <w:rPr>
          <w:rFonts w:ascii="Times New Roman" w:hAnsi="Times New Roman" w:cs="Times New Roman"/>
          <w:sz w:val="24"/>
          <w:szCs w:val="24"/>
        </w:rPr>
        <w:t>, PM</w:t>
      </w:r>
      <w:r w:rsidR="006E57BF" w:rsidRPr="00857AEB">
        <w:rPr>
          <w:rFonts w:ascii="Times New Roman" w:hAnsi="Times New Roman" w:cs="Times New Roman"/>
          <w:sz w:val="24"/>
          <w:szCs w:val="24"/>
          <w:vertAlign w:val="subscript"/>
        </w:rPr>
        <w:t>2.5</w:t>
      </w:r>
      <w:r w:rsidR="006E57BF" w:rsidRPr="00857AEB">
        <w:rPr>
          <w:rFonts w:ascii="Times New Roman" w:hAnsi="Times New Roman" w:cs="Times New Roman"/>
          <w:sz w:val="24"/>
          <w:szCs w:val="24"/>
        </w:rPr>
        <w:t>, and PM</w:t>
      </w:r>
      <w:r w:rsidR="006E57BF" w:rsidRPr="00857AEB">
        <w:rPr>
          <w:rFonts w:ascii="Times New Roman" w:hAnsi="Times New Roman" w:cs="Times New Roman"/>
          <w:sz w:val="24"/>
          <w:szCs w:val="24"/>
          <w:vertAlign w:val="subscript"/>
        </w:rPr>
        <w:t>10</w:t>
      </w:r>
      <w:r w:rsidR="006E57BF" w:rsidRPr="00857AEB">
        <w:rPr>
          <w:rFonts w:ascii="Times New Roman" w:hAnsi="Times New Roman" w:cs="Times New Roman"/>
          <w:sz w:val="24"/>
          <w:szCs w:val="24"/>
        </w:rPr>
        <w:t xml:space="preserve"> peak during morning and evening rush hours, while O</w:t>
      </w:r>
      <w:r w:rsidR="006E57BF" w:rsidRPr="00857AEB">
        <w:rPr>
          <w:rFonts w:ascii="Times New Roman" w:hAnsi="Times New Roman" w:cs="Times New Roman"/>
          <w:sz w:val="24"/>
          <w:szCs w:val="24"/>
          <w:vertAlign w:val="subscript"/>
        </w:rPr>
        <w:t>3</w:t>
      </w:r>
      <w:r w:rsidR="006E57BF" w:rsidRPr="00857AEB">
        <w:rPr>
          <w:rFonts w:ascii="Times New Roman" w:hAnsi="Times New Roman" w:cs="Times New Roman"/>
          <w:sz w:val="24"/>
          <w:szCs w:val="24"/>
        </w:rPr>
        <w:t xml:space="preserve"> concentrations are highest around noon and lower during the night and morning rush hours (Figure 3).</w:t>
      </w:r>
    </w:p>
    <w:p w14:paraId="6E6FB170" w14:textId="05E52AD5" w:rsidR="00AA1995" w:rsidRDefault="00767947" w:rsidP="00225FB6">
      <w:pPr>
        <w:tabs>
          <w:tab w:val="left" w:pos="466"/>
        </w:tabs>
        <w:spacing w:line="360" w:lineRule="auto"/>
        <w:rPr>
          <w:ins w:id="172" w:author="Simon William Mkasimongwa" w:date="2024-11-14T10:50:00Z" w16du:dateUtc="2024-11-13T23:50:00Z"/>
          <w:rFonts w:ascii="Times New Roman" w:hAnsi="Times New Roman" w:cs="Times New Roman"/>
          <w:sz w:val="24"/>
          <w:szCs w:val="24"/>
        </w:rPr>
      </w:pPr>
      <w:del w:id="173" w:author="Simon William Mkasimongwa" w:date="2024-11-14T10:50:00Z" w16du:dateUtc="2024-11-13T23:50:00Z">
        <w:r w:rsidRPr="00857AEB" w:rsidDel="00474DC8">
          <w:rPr>
            <w:rFonts w:ascii="Times New Roman" w:hAnsi="Times New Roman" w:cs="Times New Roman"/>
            <w:noProof/>
          </w:rPr>
          <w:drawing>
            <wp:inline distT="0" distB="0" distL="0" distR="0" wp14:anchorId="3F149F3D" wp14:editId="63BF1EE7">
              <wp:extent cx="5731510" cy="5657215"/>
              <wp:effectExtent l="0" t="0" r="2540" b="635"/>
              <wp:docPr id="2092388667" name="Picture 2"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88667" name="Picture 2" descr="A collage of graph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657215"/>
                      </a:xfrm>
                      <a:prstGeom prst="rect">
                        <a:avLst/>
                      </a:prstGeom>
                      <a:noFill/>
                      <a:ln>
                        <a:noFill/>
                      </a:ln>
                    </pic:spPr>
                  </pic:pic>
                </a:graphicData>
              </a:graphic>
            </wp:inline>
          </w:drawing>
        </w:r>
      </w:del>
    </w:p>
    <w:p w14:paraId="19097020" w14:textId="504A292F" w:rsidR="00474DC8" w:rsidRPr="00857AEB" w:rsidRDefault="00474DC8" w:rsidP="00225FB6">
      <w:pPr>
        <w:tabs>
          <w:tab w:val="left" w:pos="466"/>
        </w:tabs>
        <w:spacing w:line="360" w:lineRule="auto"/>
        <w:rPr>
          <w:rFonts w:ascii="Times New Roman" w:hAnsi="Times New Roman" w:cs="Times New Roman"/>
          <w:sz w:val="24"/>
          <w:szCs w:val="24"/>
        </w:rPr>
      </w:pPr>
      <w:ins w:id="174" w:author="Simon William Mkasimongwa" w:date="2024-11-14T10:50:00Z" w16du:dateUtc="2024-11-13T23:50:00Z">
        <w:r>
          <w:rPr>
            <w:noProof/>
          </w:rPr>
          <w:drawing>
            <wp:inline distT="0" distB="0" distL="0" distR="0" wp14:anchorId="2B3EF804" wp14:editId="1E8B5EC3">
              <wp:extent cx="5731510" cy="5948680"/>
              <wp:effectExtent l="0" t="0" r="2540" b="0"/>
              <wp:docPr id="593837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37926" name="Picture 1" descr="A screen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948680"/>
                      </a:xfrm>
                      <a:prstGeom prst="rect">
                        <a:avLst/>
                      </a:prstGeom>
                      <a:noFill/>
                      <a:ln>
                        <a:noFill/>
                      </a:ln>
                    </pic:spPr>
                  </pic:pic>
                </a:graphicData>
              </a:graphic>
            </wp:inline>
          </w:drawing>
        </w:r>
      </w:ins>
    </w:p>
    <w:p w14:paraId="5E3FB85F" w14:textId="0E28E901" w:rsidR="00D767C1" w:rsidRPr="00857AEB" w:rsidRDefault="00332E2C" w:rsidP="00DB3EFC">
      <w:pPr>
        <w:tabs>
          <w:tab w:val="left" w:pos="466"/>
        </w:tabs>
        <w:spacing w:line="240" w:lineRule="auto"/>
        <w:jc w:val="both"/>
        <w:rPr>
          <w:rFonts w:ascii="Times New Roman" w:hAnsi="Times New Roman" w:cs="Times New Roman"/>
          <w:sz w:val="24"/>
          <w:szCs w:val="24"/>
        </w:rPr>
      </w:pPr>
      <w:r w:rsidRPr="00857AEB">
        <w:rPr>
          <w:rFonts w:ascii="Times New Roman" w:hAnsi="Times New Roman" w:cs="Times New Roman"/>
          <w:sz w:val="24"/>
          <w:szCs w:val="24"/>
        </w:rPr>
        <w:t xml:space="preserve">Figure </w:t>
      </w:r>
      <w:r w:rsidR="00FB5D9D" w:rsidRPr="00857AEB">
        <w:rPr>
          <w:rFonts w:ascii="Times New Roman" w:hAnsi="Times New Roman" w:cs="Times New Roman"/>
          <w:sz w:val="24"/>
          <w:szCs w:val="24"/>
        </w:rPr>
        <w:t>3</w:t>
      </w:r>
      <w:r w:rsidRPr="00857AEB">
        <w:rPr>
          <w:rFonts w:ascii="Times New Roman" w:hAnsi="Times New Roman" w:cs="Times New Roman"/>
          <w:sz w:val="24"/>
          <w:szCs w:val="24"/>
        </w:rPr>
        <w:t>. Temporal analysis for Sydney using the 24 years of available data. Annual means and standard deviations are displayed (top row), monthly (second row), day of week (third row), and hourly (bottom row). Air pollutants analysed are: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(left column), PM</w:t>
      </w:r>
      <w:r w:rsidRPr="00857AEB">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(second column),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(third column) and ozone (right column). The blue dashed lines denote the NEPM annual standard and the black dashed line the annual</w:t>
      </w:r>
      <w:r w:rsidR="00766484" w:rsidRPr="00857AEB">
        <w:rPr>
          <w:rFonts w:ascii="Times New Roman" w:hAnsi="Times New Roman" w:cs="Times New Roman"/>
          <w:sz w:val="24"/>
          <w:szCs w:val="24"/>
        </w:rPr>
        <w:t xml:space="preserve"> and daily</w:t>
      </w:r>
      <w:r w:rsidRPr="00857AEB">
        <w:rPr>
          <w:rFonts w:ascii="Times New Roman" w:hAnsi="Times New Roman" w:cs="Times New Roman"/>
          <w:sz w:val="24"/>
          <w:szCs w:val="24"/>
        </w:rPr>
        <w:t xml:space="preserve"> WHO guideline values (refer to Table 1). The red dashed line shows the EPA-NSW annual standard and purple dashed line shows the EPA-VIC annual standard values (refer to Table 1). </w:t>
      </w:r>
    </w:p>
    <w:p w14:paraId="64568368" w14:textId="77777777" w:rsidR="00DB3EFC" w:rsidRPr="00857AEB" w:rsidRDefault="00DB3EFC" w:rsidP="00DB3EFC">
      <w:pPr>
        <w:tabs>
          <w:tab w:val="left" w:pos="466"/>
        </w:tabs>
        <w:spacing w:line="240" w:lineRule="auto"/>
        <w:jc w:val="both"/>
        <w:rPr>
          <w:rFonts w:ascii="Times New Roman" w:hAnsi="Times New Roman" w:cs="Times New Roman"/>
          <w:sz w:val="24"/>
          <w:szCs w:val="24"/>
        </w:rPr>
      </w:pPr>
    </w:p>
    <w:p w14:paraId="636440E7" w14:textId="256113B8" w:rsidR="00C446A3" w:rsidRPr="00857AEB" w:rsidRDefault="00C403A5" w:rsidP="00F80EF8">
      <w:pPr>
        <w:pStyle w:val="ListParagraph"/>
        <w:numPr>
          <w:ilvl w:val="1"/>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w:t>
      </w:r>
      <w:r w:rsidR="00C446A3" w:rsidRPr="00857AEB">
        <w:rPr>
          <w:rFonts w:ascii="Times New Roman" w:hAnsi="Times New Roman" w:cs="Times New Roman"/>
          <w:b/>
          <w:bCs/>
          <w:sz w:val="24"/>
          <w:szCs w:val="24"/>
        </w:rPr>
        <w:t xml:space="preserve">ir </w:t>
      </w:r>
      <w:r w:rsidR="00F91C46" w:rsidRPr="00857AEB">
        <w:rPr>
          <w:rFonts w:ascii="Times New Roman" w:hAnsi="Times New Roman" w:cs="Times New Roman"/>
          <w:b/>
          <w:bCs/>
          <w:sz w:val="24"/>
          <w:szCs w:val="24"/>
        </w:rPr>
        <w:t>p</w:t>
      </w:r>
      <w:r w:rsidR="00C446A3" w:rsidRPr="00857AEB">
        <w:rPr>
          <w:rFonts w:ascii="Times New Roman" w:hAnsi="Times New Roman" w:cs="Times New Roman"/>
          <w:b/>
          <w:bCs/>
          <w:sz w:val="24"/>
          <w:szCs w:val="24"/>
        </w:rPr>
        <w:t xml:space="preserve">ollution </w:t>
      </w:r>
      <w:r w:rsidR="00F91C46" w:rsidRPr="00857AEB">
        <w:rPr>
          <w:rFonts w:ascii="Times New Roman" w:hAnsi="Times New Roman" w:cs="Times New Roman"/>
          <w:b/>
          <w:bCs/>
          <w:sz w:val="24"/>
          <w:szCs w:val="24"/>
        </w:rPr>
        <w:t>exceedance e</w:t>
      </w:r>
      <w:r w:rsidR="00C446A3" w:rsidRPr="00857AEB">
        <w:rPr>
          <w:rFonts w:ascii="Times New Roman" w:hAnsi="Times New Roman" w:cs="Times New Roman"/>
          <w:b/>
          <w:bCs/>
          <w:sz w:val="24"/>
          <w:szCs w:val="24"/>
        </w:rPr>
        <w:t>vents in Melbourne and Sydney</w:t>
      </w:r>
    </w:p>
    <w:p w14:paraId="44015830" w14:textId="1B2DF3A6" w:rsidR="00791C39" w:rsidRPr="00857AEB" w:rsidRDefault="006F2617" w:rsidP="00791C39">
      <w:pPr>
        <w:spacing w:line="360" w:lineRule="auto"/>
        <w:ind w:firstLine="720"/>
        <w:jc w:val="both"/>
        <w:rPr>
          <w:rFonts w:ascii="Times New Roman" w:hAnsi="Times New Roman" w:cs="Times New Roman"/>
          <w:sz w:val="24"/>
          <w:szCs w:val="24"/>
        </w:rPr>
      </w:pPr>
      <w:r w:rsidRPr="006F2617">
        <w:rPr>
          <w:rFonts w:ascii="Times New Roman" w:hAnsi="Times New Roman" w:cs="Times New Roman"/>
          <w:sz w:val="24"/>
          <w:szCs w:val="24"/>
        </w:rPr>
        <w:t>Since 2000, Melbourne has recorded a total of 4,148 NO</w:t>
      </w:r>
      <w:r w:rsidRPr="006F2617">
        <w:rPr>
          <w:rFonts w:ascii="Times New Roman" w:hAnsi="Times New Roman" w:cs="Times New Roman"/>
          <w:sz w:val="24"/>
          <w:szCs w:val="24"/>
          <w:vertAlign w:val="subscript"/>
        </w:rPr>
        <w:t>2</w:t>
      </w:r>
      <w:r w:rsidRPr="006F2617">
        <w:rPr>
          <w:rFonts w:ascii="Times New Roman" w:hAnsi="Times New Roman" w:cs="Times New Roman"/>
          <w:sz w:val="24"/>
          <w:szCs w:val="24"/>
        </w:rPr>
        <w:t xml:space="preserve"> exceedance events, with the highest seasonal average in winter (62) and the lowest in summer (21). In comparison, Sydney reported more than double</w:t>
      </w:r>
      <w:r w:rsidR="0068221F">
        <w:rPr>
          <w:rFonts w:ascii="Times New Roman" w:hAnsi="Times New Roman" w:cs="Times New Roman"/>
          <w:sz w:val="24"/>
          <w:szCs w:val="24"/>
        </w:rPr>
        <w:t xml:space="preserve"> exceedance events</w:t>
      </w:r>
      <w:r w:rsidRPr="006F2617">
        <w:rPr>
          <w:rFonts w:ascii="Times New Roman" w:hAnsi="Times New Roman" w:cs="Times New Roman"/>
          <w:sz w:val="24"/>
          <w:szCs w:val="24"/>
        </w:rPr>
        <w:t xml:space="preserve"> compared to Melbourne, with 8,483 NO</w:t>
      </w:r>
      <w:r w:rsidRPr="006F2617">
        <w:rPr>
          <w:rFonts w:ascii="Times New Roman" w:hAnsi="Times New Roman" w:cs="Times New Roman"/>
          <w:sz w:val="24"/>
          <w:szCs w:val="24"/>
          <w:vertAlign w:val="subscript"/>
        </w:rPr>
        <w:t>2</w:t>
      </w:r>
      <w:r w:rsidRPr="006F2617">
        <w:rPr>
          <w:rFonts w:ascii="Times New Roman" w:hAnsi="Times New Roman" w:cs="Times New Roman"/>
          <w:sz w:val="24"/>
          <w:szCs w:val="24"/>
        </w:rPr>
        <w:t xml:space="preserve"> exceedance events, showing relatively consistent seasonal averages throughout the year (ranging from 81 to 91). For PM</w:t>
      </w:r>
      <w:r w:rsidRPr="006F2617">
        <w:rPr>
          <w:rFonts w:ascii="Times New Roman" w:hAnsi="Times New Roman" w:cs="Times New Roman"/>
          <w:sz w:val="24"/>
          <w:szCs w:val="24"/>
          <w:vertAlign w:val="subscript"/>
        </w:rPr>
        <w:t>2.5</w:t>
      </w:r>
      <w:r w:rsidRPr="006F2617">
        <w:rPr>
          <w:rFonts w:ascii="Times New Roman" w:hAnsi="Times New Roman" w:cs="Times New Roman"/>
          <w:sz w:val="24"/>
          <w:szCs w:val="24"/>
        </w:rPr>
        <w:t>, Sydney recorded 6,968 exceedance events, compared to Melbourne’s 380 events. Seasonal averages in Sydney remained relatively high across all seasons, while Melbourne’s exceedance events were notably low, averaging just 1 per month. PM</w:t>
      </w:r>
      <w:r w:rsidRPr="006F2617">
        <w:rPr>
          <w:rFonts w:ascii="Times New Roman" w:hAnsi="Times New Roman" w:cs="Times New Roman"/>
          <w:sz w:val="24"/>
          <w:szCs w:val="24"/>
          <w:vertAlign w:val="subscript"/>
        </w:rPr>
        <w:t>10</w:t>
      </w:r>
      <w:r w:rsidRPr="006F2617">
        <w:rPr>
          <w:rFonts w:ascii="Times New Roman" w:hAnsi="Times New Roman" w:cs="Times New Roman"/>
          <w:sz w:val="24"/>
          <w:szCs w:val="24"/>
        </w:rPr>
        <w:t xml:space="preserve"> exceedance events showed a similar disparity: Sydney recorded 5,661 events, with consistent seasonal averages, while Melbourne recorded only 569, concentrated mostly in autumn and summer. For O</w:t>
      </w:r>
      <w:r w:rsidRPr="006F2617">
        <w:rPr>
          <w:rFonts w:ascii="Times New Roman" w:hAnsi="Times New Roman" w:cs="Times New Roman"/>
          <w:sz w:val="24"/>
          <w:szCs w:val="24"/>
          <w:vertAlign w:val="subscript"/>
        </w:rPr>
        <w:t>3</w:t>
      </w:r>
      <w:r w:rsidRPr="006F2617">
        <w:rPr>
          <w:rFonts w:ascii="Times New Roman" w:hAnsi="Times New Roman" w:cs="Times New Roman"/>
          <w:sz w:val="24"/>
          <w:szCs w:val="24"/>
        </w:rPr>
        <w:t>, Melbourne’s 80 recorded exceedances were lower than Sydney’s 529, with both cities experiencing O</w:t>
      </w:r>
      <w:r w:rsidRPr="006F2617">
        <w:rPr>
          <w:rFonts w:ascii="Times New Roman" w:hAnsi="Times New Roman" w:cs="Times New Roman"/>
          <w:sz w:val="24"/>
          <w:szCs w:val="24"/>
          <w:vertAlign w:val="subscript"/>
        </w:rPr>
        <w:t>3</w:t>
      </w:r>
      <w:r w:rsidRPr="006F2617">
        <w:rPr>
          <w:rFonts w:ascii="Times New Roman" w:hAnsi="Times New Roman" w:cs="Times New Roman"/>
          <w:sz w:val="24"/>
          <w:szCs w:val="24"/>
        </w:rPr>
        <w:t xml:space="preserve"> events during summer. Overall, single-pollutant exceedances were most common in Melbourne</w:t>
      </w:r>
      <w:r w:rsidR="007F41E8">
        <w:rPr>
          <w:rFonts w:ascii="Times New Roman" w:hAnsi="Times New Roman" w:cs="Times New Roman"/>
          <w:sz w:val="24"/>
          <w:szCs w:val="24"/>
        </w:rPr>
        <w:t xml:space="preserve"> with a total of</w:t>
      </w:r>
      <w:r w:rsidRPr="006F2617">
        <w:rPr>
          <w:rFonts w:ascii="Times New Roman" w:hAnsi="Times New Roman" w:cs="Times New Roman"/>
          <w:sz w:val="24"/>
          <w:szCs w:val="24"/>
        </w:rPr>
        <w:t xml:space="preserve"> 3,100 events, while Sydney recorded a higher prevalence of multi-pollutant exceedances, with 7,380 events</w:t>
      </w:r>
      <w:ins w:id="175" w:author="Simon William Mkasimongwa" w:date="2024-11-15T11:41:00Z" w16du:dateUtc="2024-11-15T00:41:00Z">
        <w:r w:rsidR="00184868">
          <w:rPr>
            <w:rFonts w:ascii="Times New Roman" w:hAnsi="Times New Roman" w:cs="Times New Roman"/>
            <w:sz w:val="24"/>
            <w:szCs w:val="24"/>
          </w:rPr>
          <w:t xml:space="preserve"> (Table 4)</w:t>
        </w:r>
      </w:ins>
      <w:r w:rsidRPr="006F2617">
        <w:rPr>
          <w:rFonts w:ascii="Times New Roman" w:hAnsi="Times New Roman" w:cs="Times New Roman"/>
          <w:sz w:val="24"/>
          <w:szCs w:val="24"/>
        </w:rPr>
        <w:t>.</w:t>
      </w:r>
    </w:p>
    <w:p w14:paraId="7C9A2EB5" w14:textId="77777777" w:rsidR="009027C5" w:rsidRPr="00857AEB" w:rsidRDefault="009027C5" w:rsidP="009027C5">
      <w:pPr>
        <w:spacing w:line="360" w:lineRule="auto"/>
        <w:jc w:val="both"/>
        <w:rPr>
          <w:rFonts w:ascii="Times New Roman" w:hAnsi="Times New Roman" w:cs="Times New Roman"/>
        </w:rPr>
      </w:pPr>
    </w:p>
    <w:p w14:paraId="7064FA73" w14:textId="04CB50A8" w:rsidR="00785B0A" w:rsidRDefault="00126F4B" w:rsidP="00012C0F">
      <w:pPr>
        <w:tabs>
          <w:tab w:val="left" w:pos="466"/>
        </w:tabs>
        <w:spacing w:line="240" w:lineRule="auto"/>
        <w:jc w:val="both"/>
        <w:rPr>
          <w:ins w:id="176" w:author="Simon William Mkasimongwa" w:date="2024-11-14T12:59:00Z" w16du:dateUtc="2024-11-14T01:59:00Z"/>
          <w:rFonts w:ascii="Times New Roman" w:eastAsia="Times New Roman" w:hAnsi="Times New Roman" w:cs="Times New Roman"/>
          <w:color w:val="000000"/>
          <w:kern w:val="0"/>
          <w:sz w:val="24"/>
          <w:szCs w:val="24"/>
          <w:lang w:eastAsia="en-AU"/>
          <w14:ligatures w14:val="none"/>
        </w:rPr>
      </w:pPr>
      <w:r w:rsidRPr="00857AEB">
        <w:rPr>
          <w:rFonts w:ascii="Times New Roman" w:eastAsia="Times New Roman" w:hAnsi="Times New Roman" w:cs="Times New Roman"/>
          <w:color w:val="000000"/>
          <w:kern w:val="0"/>
          <w:sz w:val="24"/>
          <w:szCs w:val="24"/>
          <w:lang w:eastAsia="en-AU"/>
          <w14:ligatures w14:val="none"/>
        </w:rPr>
        <w:t xml:space="preserve">Table </w:t>
      </w:r>
      <w:r w:rsidR="004D59D8" w:rsidRPr="00857AEB">
        <w:rPr>
          <w:rFonts w:ascii="Times New Roman" w:eastAsia="Times New Roman" w:hAnsi="Times New Roman" w:cs="Times New Roman"/>
          <w:color w:val="000000"/>
          <w:kern w:val="0"/>
          <w:sz w:val="24"/>
          <w:szCs w:val="24"/>
          <w:lang w:eastAsia="en-AU"/>
          <w14:ligatures w14:val="none"/>
        </w:rPr>
        <w:t>4</w:t>
      </w:r>
      <w:r w:rsidRPr="00857AEB">
        <w:rPr>
          <w:rFonts w:ascii="Times New Roman" w:eastAsia="Times New Roman" w:hAnsi="Times New Roman" w:cs="Times New Roman"/>
          <w:color w:val="000000"/>
          <w:kern w:val="0"/>
          <w:sz w:val="24"/>
          <w:szCs w:val="24"/>
          <w:lang w:eastAsia="en-AU"/>
          <w14:ligatures w14:val="none"/>
        </w:rPr>
        <w:t>. Air pollution exceedance events in Melbourne and Sydney. The evaluation of air pollution exceedance for NO</w:t>
      </w:r>
      <w:r w:rsidRPr="00857AEB">
        <w:rPr>
          <w:rFonts w:ascii="Times New Roman" w:eastAsia="Times New Roman" w:hAnsi="Times New Roman" w:cs="Times New Roman"/>
          <w:color w:val="000000"/>
          <w:kern w:val="0"/>
          <w:sz w:val="24"/>
          <w:szCs w:val="24"/>
          <w:vertAlign w:val="subscript"/>
          <w:lang w:eastAsia="en-AU"/>
          <w14:ligatures w14:val="none"/>
        </w:rPr>
        <w:t>2</w:t>
      </w:r>
      <w:r w:rsidRPr="00857AEB">
        <w:rPr>
          <w:rFonts w:ascii="Times New Roman" w:eastAsia="Times New Roman" w:hAnsi="Times New Roman" w:cs="Times New Roman"/>
          <w:color w:val="000000"/>
          <w:kern w:val="0"/>
          <w:sz w:val="24"/>
          <w:szCs w:val="24"/>
          <w:lang w:eastAsia="en-AU"/>
          <w14:ligatures w14:val="none"/>
        </w:rPr>
        <w:t>, PM</w:t>
      </w:r>
      <w:r w:rsidRPr="00857AEB">
        <w:rPr>
          <w:rFonts w:ascii="Times New Roman" w:eastAsia="Times New Roman" w:hAnsi="Times New Roman" w:cs="Times New Roman"/>
          <w:color w:val="000000"/>
          <w:kern w:val="0"/>
          <w:sz w:val="24"/>
          <w:szCs w:val="24"/>
          <w:vertAlign w:val="subscript"/>
          <w:lang w:eastAsia="en-AU"/>
          <w14:ligatures w14:val="none"/>
        </w:rPr>
        <w:t>2.5</w:t>
      </w:r>
      <w:r w:rsidRPr="00857AEB">
        <w:rPr>
          <w:rFonts w:ascii="Times New Roman" w:eastAsia="Times New Roman" w:hAnsi="Times New Roman" w:cs="Times New Roman"/>
          <w:color w:val="000000"/>
          <w:kern w:val="0"/>
          <w:sz w:val="24"/>
          <w:szCs w:val="24"/>
          <w:lang w:eastAsia="en-AU"/>
          <w14:ligatures w14:val="none"/>
        </w:rPr>
        <w:t>, and PM</w:t>
      </w:r>
      <w:r w:rsidRPr="00857AEB">
        <w:rPr>
          <w:rFonts w:ascii="Times New Roman" w:eastAsia="Times New Roman" w:hAnsi="Times New Roman" w:cs="Times New Roman"/>
          <w:color w:val="000000"/>
          <w:kern w:val="0"/>
          <w:sz w:val="24"/>
          <w:szCs w:val="24"/>
          <w:vertAlign w:val="subscript"/>
          <w:lang w:eastAsia="en-AU"/>
          <w14:ligatures w14:val="none"/>
        </w:rPr>
        <w:t>10</w:t>
      </w:r>
      <w:r w:rsidRPr="00857AEB">
        <w:rPr>
          <w:rFonts w:ascii="Times New Roman" w:eastAsia="Times New Roman" w:hAnsi="Times New Roman" w:cs="Times New Roman"/>
          <w:color w:val="000000"/>
          <w:kern w:val="0"/>
          <w:sz w:val="24"/>
          <w:szCs w:val="24"/>
          <w:lang w:eastAsia="en-AU"/>
          <w14:ligatures w14:val="none"/>
        </w:rPr>
        <w:t xml:space="preserve"> was based on daily average, whereby for O</w:t>
      </w:r>
      <w:r w:rsidRPr="00857AEB">
        <w:rPr>
          <w:rFonts w:ascii="Times New Roman" w:eastAsia="Times New Roman" w:hAnsi="Times New Roman" w:cs="Times New Roman"/>
          <w:color w:val="000000"/>
          <w:kern w:val="0"/>
          <w:sz w:val="24"/>
          <w:szCs w:val="24"/>
          <w:vertAlign w:val="subscript"/>
          <w:lang w:eastAsia="en-AU"/>
          <w14:ligatures w14:val="none"/>
        </w:rPr>
        <w:t>3</w:t>
      </w:r>
      <w:r w:rsidRPr="00857AEB">
        <w:rPr>
          <w:rFonts w:ascii="Times New Roman" w:eastAsia="Times New Roman" w:hAnsi="Times New Roman" w:cs="Times New Roman"/>
          <w:color w:val="000000"/>
          <w:kern w:val="0"/>
          <w:sz w:val="24"/>
          <w:szCs w:val="24"/>
          <w:lang w:eastAsia="en-AU"/>
          <w14:ligatures w14:val="none"/>
        </w:rPr>
        <w:t xml:space="preserve"> was based on 8-hour average.</w:t>
      </w:r>
      <w:r w:rsidR="008C25B5" w:rsidRPr="00857AEB">
        <w:rPr>
          <w:rFonts w:ascii="Times New Roman" w:eastAsia="Times New Roman" w:hAnsi="Times New Roman" w:cs="Times New Roman"/>
          <w:color w:val="000000"/>
          <w:kern w:val="0"/>
          <w:sz w:val="24"/>
          <w:szCs w:val="24"/>
          <w:lang w:eastAsia="en-AU"/>
          <w14:ligatures w14:val="none"/>
        </w:rPr>
        <w:t xml:space="preserve"> </w:t>
      </w:r>
      <w:r w:rsidR="00763537" w:rsidRPr="00857AEB">
        <w:rPr>
          <w:rFonts w:ascii="Times New Roman" w:eastAsia="Times New Roman" w:hAnsi="Times New Roman" w:cs="Times New Roman"/>
          <w:color w:val="000000"/>
          <w:kern w:val="0"/>
          <w:sz w:val="24"/>
          <w:szCs w:val="24"/>
          <w:lang w:eastAsia="en-AU"/>
          <w14:ligatures w14:val="none"/>
        </w:rPr>
        <w:t>And the frequency of air pollution exceedance event on weekly, monthly and seasonal basis (</w:t>
      </w:r>
      <w:r w:rsidR="00782137" w:rsidRPr="00857AEB">
        <w:rPr>
          <w:rFonts w:ascii="Times New Roman" w:eastAsia="Times New Roman" w:hAnsi="Times New Roman" w:cs="Times New Roman"/>
          <w:color w:val="000000"/>
          <w:kern w:val="0"/>
          <w:sz w:val="24"/>
          <w:szCs w:val="24"/>
          <w:lang w:eastAsia="en-AU"/>
          <w14:ligatures w14:val="none"/>
        </w:rPr>
        <w:t>(</w:t>
      </w:r>
      <w:r w:rsidR="00763537" w:rsidRPr="00857AEB">
        <w:rPr>
          <w:rFonts w:ascii="Times New Roman" w:eastAsia="Times New Roman" w:hAnsi="Times New Roman" w:cs="Times New Roman"/>
          <w:color w:val="000000"/>
          <w:kern w:val="0"/>
          <w:sz w:val="24"/>
          <w:szCs w:val="24"/>
          <w:lang w:eastAsia="en-AU"/>
          <w14:ligatures w14:val="none"/>
        </w:rPr>
        <w:t>S</w:t>
      </w:r>
      <w:r w:rsidR="00BB5B86" w:rsidRPr="00857AEB">
        <w:rPr>
          <w:rFonts w:ascii="Times New Roman" w:eastAsia="Times New Roman" w:hAnsi="Times New Roman" w:cs="Times New Roman"/>
          <w:color w:val="000000"/>
          <w:kern w:val="0"/>
          <w:sz w:val="24"/>
          <w:szCs w:val="24"/>
          <w:lang w:eastAsia="en-AU"/>
          <w14:ligatures w14:val="none"/>
        </w:rPr>
        <w:t>)</w:t>
      </w:r>
      <w:r w:rsidR="00763537" w:rsidRPr="00857AEB">
        <w:rPr>
          <w:rFonts w:ascii="Times New Roman" w:eastAsia="Times New Roman" w:hAnsi="Times New Roman" w:cs="Times New Roman"/>
          <w:color w:val="000000"/>
          <w:kern w:val="0"/>
          <w:sz w:val="24"/>
          <w:szCs w:val="24"/>
          <w:lang w:eastAsia="en-AU"/>
          <w14:ligatures w14:val="none"/>
        </w:rPr>
        <w:t xml:space="preserve">Summer, </w:t>
      </w:r>
      <w:r w:rsidR="00BB5B86" w:rsidRPr="00857AEB">
        <w:rPr>
          <w:rFonts w:ascii="Times New Roman" w:eastAsia="Times New Roman" w:hAnsi="Times New Roman" w:cs="Times New Roman"/>
          <w:color w:val="000000"/>
          <w:kern w:val="0"/>
          <w:sz w:val="24"/>
          <w:szCs w:val="24"/>
          <w:lang w:eastAsia="en-AU"/>
          <w14:ligatures w14:val="none"/>
        </w:rPr>
        <w:t>(</w:t>
      </w:r>
      <w:r w:rsidR="00763537" w:rsidRPr="00857AEB">
        <w:rPr>
          <w:rFonts w:ascii="Times New Roman" w:eastAsia="Times New Roman" w:hAnsi="Times New Roman" w:cs="Times New Roman"/>
          <w:color w:val="000000"/>
          <w:kern w:val="0"/>
          <w:sz w:val="24"/>
          <w:szCs w:val="24"/>
          <w:lang w:eastAsia="en-AU"/>
          <w14:ligatures w14:val="none"/>
        </w:rPr>
        <w:t>A</w:t>
      </w:r>
      <w:r w:rsidR="00BB5B86" w:rsidRPr="00857AEB">
        <w:rPr>
          <w:rFonts w:ascii="Times New Roman" w:eastAsia="Times New Roman" w:hAnsi="Times New Roman" w:cs="Times New Roman"/>
          <w:color w:val="000000"/>
          <w:kern w:val="0"/>
          <w:sz w:val="24"/>
          <w:szCs w:val="24"/>
          <w:lang w:eastAsia="en-AU"/>
          <w14:ligatures w14:val="none"/>
        </w:rPr>
        <w:t>) Autumn, (W) Winter, (S) Spring</w:t>
      </w:r>
      <w:r w:rsidR="00782137" w:rsidRPr="00857AEB">
        <w:rPr>
          <w:rFonts w:ascii="Times New Roman" w:eastAsia="Times New Roman" w:hAnsi="Times New Roman" w:cs="Times New Roman"/>
          <w:color w:val="000000"/>
          <w:kern w:val="0"/>
          <w:sz w:val="24"/>
          <w:szCs w:val="24"/>
          <w:lang w:eastAsia="en-AU"/>
          <w14:ligatures w14:val="none"/>
        </w:rPr>
        <w:t>).</w:t>
      </w:r>
    </w:p>
    <w:p w14:paraId="34D91FFD" w14:textId="77777777" w:rsidR="00C121A2" w:rsidRDefault="00C121A2" w:rsidP="00012C0F">
      <w:pPr>
        <w:tabs>
          <w:tab w:val="left" w:pos="466"/>
        </w:tabs>
        <w:spacing w:line="240" w:lineRule="auto"/>
        <w:jc w:val="both"/>
        <w:rPr>
          <w:ins w:id="177" w:author="Simon William Mkasimongwa" w:date="2024-11-14T12:59:00Z" w16du:dateUtc="2024-11-14T01:59:00Z"/>
          <w:rFonts w:ascii="Times New Roman" w:hAnsi="Times New Roman" w:cs="Times New Roman"/>
          <w:sz w:val="24"/>
          <w:szCs w:val="24"/>
        </w:rPr>
      </w:pPr>
    </w:p>
    <w:tbl>
      <w:tblPr>
        <w:tblW w:w="9532" w:type="dxa"/>
        <w:tblLook w:val="04A0" w:firstRow="1" w:lastRow="0" w:firstColumn="1" w:lastColumn="0" w:noHBand="0" w:noVBand="1"/>
      </w:tblPr>
      <w:tblGrid>
        <w:gridCol w:w="2127"/>
        <w:gridCol w:w="708"/>
        <w:gridCol w:w="716"/>
        <w:gridCol w:w="1174"/>
        <w:gridCol w:w="1171"/>
        <w:gridCol w:w="1276"/>
        <w:gridCol w:w="416"/>
        <w:gridCol w:w="646"/>
        <w:gridCol w:w="646"/>
        <w:gridCol w:w="652"/>
        <w:tblGridChange w:id="178">
          <w:tblGrid>
            <w:gridCol w:w="2127"/>
            <w:gridCol w:w="708"/>
            <w:gridCol w:w="716"/>
            <w:gridCol w:w="1174"/>
            <w:gridCol w:w="1171"/>
            <w:gridCol w:w="1276"/>
            <w:gridCol w:w="416"/>
            <w:gridCol w:w="646"/>
            <w:gridCol w:w="646"/>
            <w:gridCol w:w="652"/>
          </w:tblGrid>
        </w:tblGridChange>
      </w:tblGrid>
      <w:tr w:rsidR="00C121A2" w:rsidRPr="00C07900" w14:paraId="22921400" w14:textId="77777777" w:rsidTr="00C121A2">
        <w:trPr>
          <w:trHeight w:val="339"/>
          <w:ins w:id="179" w:author="Simon William Mkasimongwa" w:date="2024-11-14T12:59:00Z"/>
        </w:trPr>
        <w:tc>
          <w:tcPr>
            <w:tcW w:w="2127" w:type="dxa"/>
            <w:vMerge w:val="restart"/>
            <w:tcBorders>
              <w:top w:val="single" w:sz="8" w:space="0" w:color="auto"/>
              <w:left w:val="nil"/>
              <w:bottom w:val="single" w:sz="8" w:space="0" w:color="000000"/>
              <w:right w:val="nil"/>
            </w:tcBorders>
            <w:shd w:val="clear" w:color="auto" w:fill="auto"/>
            <w:noWrap/>
            <w:vAlign w:val="center"/>
            <w:hideMark/>
          </w:tcPr>
          <w:p w14:paraId="394DF559" w14:textId="77777777" w:rsidR="00C121A2" w:rsidRPr="00C07900" w:rsidRDefault="00C121A2" w:rsidP="00C121A2">
            <w:pPr>
              <w:spacing w:after="0" w:line="240" w:lineRule="auto"/>
              <w:rPr>
                <w:ins w:id="18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18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w:t>
              </w:r>
            </w:ins>
          </w:p>
        </w:tc>
        <w:tc>
          <w:tcPr>
            <w:tcW w:w="708" w:type="dxa"/>
            <w:vMerge w:val="restart"/>
            <w:tcBorders>
              <w:top w:val="single" w:sz="8" w:space="0" w:color="auto"/>
              <w:left w:val="nil"/>
              <w:bottom w:val="single" w:sz="8" w:space="0" w:color="000000"/>
              <w:right w:val="nil"/>
            </w:tcBorders>
            <w:shd w:val="clear" w:color="auto" w:fill="auto"/>
            <w:noWrap/>
            <w:vAlign w:val="center"/>
            <w:hideMark/>
          </w:tcPr>
          <w:p w14:paraId="7ECA306B" w14:textId="77777777" w:rsidR="00C121A2" w:rsidRPr="00C07900" w:rsidRDefault="00C121A2" w:rsidP="00C121A2">
            <w:pPr>
              <w:spacing w:after="0" w:line="240" w:lineRule="auto"/>
              <w:rPr>
                <w:ins w:id="18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18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w:t>
              </w:r>
            </w:ins>
          </w:p>
        </w:tc>
        <w:tc>
          <w:tcPr>
            <w:tcW w:w="716" w:type="dxa"/>
            <w:vMerge w:val="restart"/>
            <w:tcBorders>
              <w:top w:val="single" w:sz="8" w:space="0" w:color="auto"/>
              <w:left w:val="nil"/>
              <w:bottom w:val="single" w:sz="8" w:space="0" w:color="000000"/>
              <w:right w:val="nil"/>
            </w:tcBorders>
            <w:shd w:val="clear" w:color="auto" w:fill="auto"/>
            <w:vAlign w:val="center"/>
            <w:hideMark/>
          </w:tcPr>
          <w:p w14:paraId="2DB077F3" w14:textId="77777777" w:rsidR="00C121A2" w:rsidRPr="00C07900" w:rsidRDefault="00C121A2" w:rsidP="00C121A2">
            <w:pPr>
              <w:spacing w:after="0" w:line="240" w:lineRule="auto"/>
              <w:rPr>
                <w:ins w:id="18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18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Total days</w:t>
              </w:r>
            </w:ins>
          </w:p>
        </w:tc>
        <w:tc>
          <w:tcPr>
            <w:tcW w:w="1174" w:type="dxa"/>
            <w:vMerge w:val="restart"/>
            <w:tcBorders>
              <w:top w:val="single" w:sz="8" w:space="0" w:color="auto"/>
              <w:left w:val="nil"/>
              <w:bottom w:val="single" w:sz="8" w:space="0" w:color="000000"/>
              <w:right w:val="nil"/>
            </w:tcBorders>
            <w:shd w:val="clear" w:color="auto" w:fill="auto"/>
            <w:vAlign w:val="center"/>
            <w:hideMark/>
          </w:tcPr>
          <w:p w14:paraId="65F68183" w14:textId="77777777" w:rsidR="00C121A2" w:rsidRPr="00C07900" w:rsidRDefault="00C121A2" w:rsidP="00C121A2">
            <w:pPr>
              <w:spacing w:after="0" w:line="240" w:lineRule="auto"/>
              <w:jc w:val="center"/>
              <w:rPr>
                <w:ins w:id="18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18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Exceedance days (%)</w:t>
              </w:r>
            </w:ins>
          </w:p>
        </w:tc>
        <w:tc>
          <w:tcPr>
            <w:tcW w:w="1171" w:type="dxa"/>
            <w:vMerge w:val="restart"/>
            <w:tcBorders>
              <w:top w:val="single" w:sz="8" w:space="0" w:color="auto"/>
              <w:left w:val="nil"/>
              <w:bottom w:val="single" w:sz="8" w:space="0" w:color="000000"/>
              <w:right w:val="nil"/>
            </w:tcBorders>
            <w:shd w:val="clear" w:color="auto" w:fill="auto"/>
            <w:noWrap/>
            <w:vAlign w:val="center"/>
            <w:hideMark/>
          </w:tcPr>
          <w:p w14:paraId="3CD36F6F" w14:textId="77777777" w:rsidR="00C121A2" w:rsidRPr="00C07900" w:rsidRDefault="00C121A2" w:rsidP="00C121A2">
            <w:pPr>
              <w:spacing w:after="0" w:line="240" w:lineRule="auto"/>
              <w:jc w:val="center"/>
              <w:rPr>
                <w:ins w:id="18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18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Exceedance Week</w:t>
              </w:r>
            </w:ins>
          </w:p>
        </w:tc>
        <w:tc>
          <w:tcPr>
            <w:tcW w:w="1276" w:type="dxa"/>
            <w:vMerge w:val="restart"/>
            <w:tcBorders>
              <w:top w:val="single" w:sz="8" w:space="0" w:color="auto"/>
              <w:left w:val="nil"/>
              <w:bottom w:val="single" w:sz="8" w:space="0" w:color="000000"/>
              <w:right w:val="nil"/>
            </w:tcBorders>
            <w:shd w:val="clear" w:color="auto" w:fill="auto"/>
            <w:noWrap/>
            <w:vAlign w:val="center"/>
            <w:hideMark/>
          </w:tcPr>
          <w:p w14:paraId="1666BDEF" w14:textId="77777777" w:rsidR="00C121A2" w:rsidRPr="00C07900" w:rsidRDefault="00C121A2" w:rsidP="00C121A2">
            <w:pPr>
              <w:spacing w:after="0" w:line="240" w:lineRule="auto"/>
              <w:jc w:val="center"/>
              <w:rPr>
                <w:ins w:id="19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19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Exceedance Month</w:t>
              </w:r>
            </w:ins>
          </w:p>
        </w:tc>
        <w:tc>
          <w:tcPr>
            <w:tcW w:w="2360" w:type="dxa"/>
            <w:gridSpan w:val="4"/>
            <w:tcBorders>
              <w:top w:val="single" w:sz="8" w:space="0" w:color="auto"/>
              <w:left w:val="nil"/>
              <w:bottom w:val="single" w:sz="8" w:space="0" w:color="auto"/>
              <w:right w:val="nil"/>
            </w:tcBorders>
            <w:shd w:val="clear" w:color="auto" w:fill="auto"/>
            <w:noWrap/>
            <w:vAlign w:val="center"/>
            <w:hideMark/>
          </w:tcPr>
          <w:p w14:paraId="7E912DAC" w14:textId="77777777" w:rsidR="00C121A2" w:rsidRPr="00C07900" w:rsidRDefault="00C121A2" w:rsidP="00C121A2">
            <w:pPr>
              <w:spacing w:after="0" w:line="240" w:lineRule="auto"/>
              <w:jc w:val="center"/>
              <w:rPr>
                <w:ins w:id="19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19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Exceedance Season</w:t>
              </w:r>
            </w:ins>
          </w:p>
        </w:tc>
      </w:tr>
      <w:tr w:rsidR="00C121A2" w:rsidRPr="00C07900" w14:paraId="35ED8635" w14:textId="77777777" w:rsidTr="00C121A2">
        <w:trPr>
          <w:trHeight w:val="339"/>
          <w:ins w:id="194" w:author="Simon William Mkasimongwa" w:date="2024-11-14T12:59:00Z"/>
        </w:trPr>
        <w:tc>
          <w:tcPr>
            <w:tcW w:w="2127" w:type="dxa"/>
            <w:vMerge/>
            <w:tcBorders>
              <w:top w:val="single" w:sz="8" w:space="0" w:color="auto"/>
              <w:left w:val="nil"/>
              <w:bottom w:val="single" w:sz="8" w:space="0" w:color="000000"/>
              <w:right w:val="nil"/>
            </w:tcBorders>
            <w:vAlign w:val="center"/>
            <w:hideMark/>
          </w:tcPr>
          <w:p w14:paraId="591608DC" w14:textId="77777777" w:rsidR="00C121A2" w:rsidRPr="00C07900" w:rsidRDefault="00C121A2" w:rsidP="00C121A2">
            <w:pPr>
              <w:spacing w:after="0" w:line="240" w:lineRule="auto"/>
              <w:rPr>
                <w:ins w:id="19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08" w:type="dxa"/>
            <w:vMerge/>
            <w:tcBorders>
              <w:top w:val="single" w:sz="8" w:space="0" w:color="auto"/>
              <w:left w:val="nil"/>
              <w:bottom w:val="single" w:sz="8" w:space="0" w:color="000000"/>
              <w:right w:val="nil"/>
            </w:tcBorders>
            <w:vAlign w:val="center"/>
            <w:hideMark/>
          </w:tcPr>
          <w:p w14:paraId="3D5EB6FD" w14:textId="77777777" w:rsidR="00C121A2" w:rsidRPr="00C07900" w:rsidRDefault="00C121A2" w:rsidP="00C121A2">
            <w:pPr>
              <w:spacing w:after="0" w:line="240" w:lineRule="auto"/>
              <w:rPr>
                <w:ins w:id="19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16" w:type="dxa"/>
            <w:vMerge/>
            <w:tcBorders>
              <w:top w:val="single" w:sz="8" w:space="0" w:color="auto"/>
              <w:left w:val="nil"/>
              <w:bottom w:val="single" w:sz="8" w:space="0" w:color="000000"/>
              <w:right w:val="nil"/>
            </w:tcBorders>
            <w:vAlign w:val="center"/>
            <w:hideMark/>
          </w:tcPr>
          <w:p w14:paraId="759EE44B" w14:textId="77777777" w:rsidR="00C121A2" w:rsidRPr="00C07900" w:rsidRDefault="00C121A2" w:rsidP="00C121A2">
            <w:pPr>
              <w:spacing w:after="0" w:line="240" w:lineRule="auto"/>
              <w:rPr>
                <w:ins w:id="19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1174" w:type="dxa"/>
            <w:vMerge/>
            <w:tcBorders>
              <w:top w:val="single" w:sz="8" w:space="0" w:color="auto"/>
              <w:left w:val="nil"/>
              <w:bottom w:val="single" w:sz="8" w:space="0" w:color="000000"/>
              <w:right w:val="nil"/>
            </w:tcBorders>
            <w:vAlign w:val="center"/>
            <w:hideMark/>
          </w:tcPr>
          <w:p w14:paraId="6BA91006" w14:textId="77777777" w:rsidR="00C121A2" w:rsidRPr="00C07900" w:rsidRDefault="00C121A2" w:rsidP="00C121A2">
            <w:pPr>
              <w:spacing w:after="0" w:line="240" w:lineRule="auto"/>
              <w:rPr>
                <w:ins w:id="19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1171" w:type="dxa"/>
            <w:vMerge/>
            <w:tcBorders>
              <w:top w:val="single" w:sz="8" w:space="0" w:color="auto"/>
              <w:left w:val="nil"/>
              <w:bottom w:val="single" w:sz="8" w:space="0" w:color="000000"/>
              <w:right w:val="nil"/>
            </w:tcBorders>
            <w:vAlign w:val="center"/>
            <w:hideMark/>
          </w:tcPr>
          <w:p w14:paraId="4FD89CE8" w14:textId="77777777" w:rsidR="00C121A2" w:rsidRPr="00C07900" w:rsidRDefault="00C121A2" w:rsidP="00C121A2">
            <w:pPr>
              <w:spacing w:after="0" w:line="240" w:lineRule="auto"/>
              <w:rPr>
                <w:ins w:id="19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1276" w:type="dxa"/>
            <w:vMerge/>
            <w:tcBorders>
              <w:top w:val="single" w:sz="8" w:space="0" w:color="auto"/>
              <w:left w:val="nil"/>
              <w:bottom w:val="single" w:sz="8" w:space="0" w:color="000000"/>
              <w:right w:val="nil"/>
            </w:tcBorders>
            <w:vAlign w:val="center"/>
            <w:hideMark/>
          </w:tcPr>
          <w:p w14:paraId="44084B52" w14:textId="77777777" w:rsidR="00C121A2" w:rsidRPr="00C07900" w:rsidRDefault="00C121A2" w:rsidP="00C121A2">
            <w:pPr>
              <w:spacing w:after="0" w:line="240" w:lineRule="auto"/>
              <w:rPr>
                <w:ins w:id="20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416" w:type="dxa"/>
            <w:tcBorders>
              <w:top w:val="nil"/>
              <w:left w:val="nil"/>
              <w:bottom w:val="single" w:sz="8" w:space="0" w:color="auto"/>
              <w:right w:val="nil"/>
            </w:tcBorders>
            <w:shd w:val="clear" w:color="auto" w:fill="auto"/>
            <w:noWrap/>
            <w:vAlign w:val="center"/>
            <w:hideMark/>
          </w:tcPr>
          <w:p w14:paraId="0D3E56DE" w14:textId="77777777" w:rsidR="00C121A2" w:rsidRPr="00C07900" w:rsidRDefault="00C121A2" w:rsidP="00C121A2">
            <w:pPr>
              <w:spacing w:after="0" w:line="240" w:lineRule="auto"/>
              <w:jc w:val="center"/>
              <w:rPr>
                <w:ins w:id="20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0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S</w:t>
              </w:r>
            </w:ins>
          </w:p>
        </w:tc>
        <w:tc>
          <w:tcPr>
            <w:tcW w:w="646" w:type="dxa"/>
            <w:tcBorders>
              <w:top w:val="nil"/>
              <w:left w:val="nil"/>
              <w:bottom w:val="single" w:sz="8" w:space="0" w:color="auto"/>
              <w:right w:val="nil"/>
            </w:tcBorders>
            <w:shd w:val="clear" w:color="auto" w:fill="auto"/>
            <w:noWrap/>
            <w:vAlign w:val="center"/>
            <w:hideMark/>
          </w:tcPr>
          <w:p w14:paraId="2B974077" w14:textId="77777777" w:rsidR="00C121A2" w:rsidRPr="00C07900" w:rsidRDefault="00C121A2" w:rsidP="00C121A2">
            <w:pPr>
              <w:spacing w:after="0" w:line="240" w:lineRule="auto"/>
              <w:jc w:val="center"/>
              <w:rPr>
                <w:ins w:id="20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0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A</w:t>
              </w:r>
            </w:ins>
          </w:p>
        </w:tc>
        <w:tc>
          <w:tcPr>
            <w:tcW w:w="646" w:type="dxa"/>
            <w:tcBorders>
              <w:top w:val="nil"/>
              <w:left w:val="nil"/>
              <w:bottom w:val="single" w:sz="8" w:space="0" w:color="auto"/>
              <w:right w:val="nil"/>
            </w:tcBorders>
            <w:shd w:val="clear" w:color="auto" w:fill="auto"/>
            <w:noWrap/>
            <w:vAlign w:val="center"/>
            <w:hideMark/>
          </w:tcPr>
          <w:p w14:paraId="6490E973" w14:textId="77777777" w:rsidR="00C121A2" w:rsidRPr="00C07900" w:rsidRDefault="00C121A2" w:rsidP="00C121A2">
            <w:pPr>
              <w:spacing w:after="0" w:line="240" w:lineRule="auto"/>
              <w:jc w:val="center"/>
              <w:rPr>
                <w:ins w:id="20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0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W</w:t>
              </w:r>
            </w:ins>
          </w:p>
        </w:tc>
        <w:tc>
          <w:tcPr>
            <w:tcW w:w="652" w:type="dxa"/>
            <w:tcBorders>
              <w:top w:val="nil"/>
              <w:left w:val="nil"/>
              <w:bottom w:val="single" w:sz="8" w:space="0" w:color="auto"/>
              <w:right w:val="nil"/>
            </w:tcBorders>
            <w:shd w:val="clear" w:color="auto" w:fill="auto"/>
            <w:noWrap/>
            <w:vAlign w:val="center"/>
            <w:hideMark/>
          </w:tcPr>
          <w:p w14:paraId="2658C0EA" w14:textId="77777777" w:rsidR="00C121A2" w:rsidRPr="00C07900" w:rsidRDefault="00C121A2" w:rsidP="00C121A2">
            <w:pPr>
              <w:spacing w:after="0" w:line="240" w:lineRule="auto"/>
              <w:jc w:val="center"/>
              <w:rPr>
                <w:ins w:id="20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0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S</w:t>
              </w:r>
              <w:r>
                <w:rPr>
                  <w:rFonts w:ascii="Times New Roman" w:eastAsia="Times New Roman" w:hAnsi="Times New Roman" w:cs="Times New Roman"/>
                  <w:color w:val="000000"/>
                  <w:kern w:val="0"/>
                  <w:sz w:val="20"/>
                  <w:szCs w:val="20"/>
                  <w:lang w:eastAsia="en-AU"/>
                  <w14:ligatures w14:val="none"/>
                </w:rPr>
                <w:t>p</w:t>
              </w:r>
            </w:ins>
          </w:p>
        </w:tc>
      </w:tr>
      <w:tr w:rsidR="00C121A2" w:rsidRPr="00C07900" w14:paraId="717C7B91" w14:textId="77777777" w:rsidTr="00184868">
        <w:tblPrEx>
          <w:tblW w:w="9532" w:type="dxa"/>
          <w:tblPrExChange w:id="209" w:author="Simon William Mkasimongwa" w:date="2024-11-15T11:42:00Z" w16du:dateUtc="2024-11-15T00:42:00Z">
            <w:tblPrEx>
              <w:tblW w:w="9532" w:type="dxa"/>
            </w:tblPrEx>
          </w:tblPrExChange>
        </w:tblPrEx>
        <w:trPr>
          <w:trHeight w:val="239"/>
          <w:ins w:id="210" w:author="Simon William Mkasimongwa" w:date="2024-11-14T12:59:00Z"/>
          <w:trPrChange w:id="211" w:author="Simon William Mkasimongwa" w:date="2024-11-15T11:42:00Z" w16du:dateUtc="2024-11-15T00:42:00Z">
            <w:trPr>
              <w:trHeight w:val="356"/>
            </w:trPr>
          </w:trPrChange>
        </w:trPr>
        <w:tc>
          <w:tcPr>
            <w:tcW w:w="2127" w:type="dxa"/>
            <w:tcBorders>
              <w:top w:val="nil"/>
              <w:left w:val="nil"/>
              <w:bottom w:val="nil"/>
              <w:right w:val="nil"/>
            </w:tcBorders>
            <w:shd w:val="clear" w:color="auto" w:fill="auto"/>
            <w:noWrap/>
            <w:vAlign w:val="center"/>
            <w:hideMark/>
            <w:tcPrChange w:id="212" w:author="Simon William Mkasimongwa" w:date="2024-11-15T11:42:00Z" w16du:dateUtc="2024-11-15T00:42:00Z">
              <w:tcPr>
                <w:tcW w:w="2127" w:type="dxa"/>
                <w:tcBorders>
                  <w:top w:val="nil"/>
                  <w:left w:val="nil"/>
                  <w:bottom w:val="nil"/>
                  <w:right w:val="nil"/>
                </w:tcBorders>
                <w:shd w:val="clear" w:color="auto" w:fill="auto"/>
                <w:noWrap/>
                <w:vAlign w:val="center"/>
                <w:hideMark/>
              </w:tcPr>
            </w:tcPrChange>
          </w:tcPr>
          <w:p w14:paraId="744277BE" w14:textId="77777777" w:rsidR="00C121A2" w:rsidRPr="00C07900" w:rsidRDefault="00C121A2" w:rsidP="00C121A2">
            <w:pPr>
              <w:spacing w:after="0" w:line="240" w:lineRule="auto"/>
              <w:rPr>
                <w:ins w:id="21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1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Sydney</w:t>
              </w:r>
            </w:ins>
          </w:p>
        </w:tc>
        <w:tc>
          <w:tcPr>
            <w:tcW w:w="708" w:type="dxa"/>
            <w:tcBorders>
              <w:top w:val="nil"/>
              <w:left w:val="nil"/>
              <w:bottom w:val="nil"/>
              <w:right w:val="nil"/>
            </w:tcBorders>
            <w:shd w:val="clear" w:color="auto" w:fill="auto"/>
            <w:noWrap/>
            <w:vAlign w:val="center"/>
            <w:hideMark/>
            <w:tcPrChange w:id="215" w:author="Simon William Mkasimongwa" w:date="2024-11-15T11:42:00Z" w16du:dateUtc="2024-11-15T00:42:00Z">
              <w:tcPr>
                <w:tcW w:w="708" w:type="dxa"/>
                <w:tcBorders>
                  <w:top w:val="nil"/>
                  <w:left w:val="nil"/>
                  <w:bottom w:val="nil"/>
                  <w:right w:val="nil"/>
                </w:tcBorders>
                <w:shd w:val="clear" w:color="auto" w:fill="auto"/>
                <w:noWrap/>
                <w:vAlign w:val="center"/>
                <w:hideMark/>
              </w:tcPr>
            </w:tcPrChange>
          </w:tcPr>
          <w:p w14:paraId="34F8A1B8" w14:textId="77777777" w:rsidR="00C121A2" w:rsidRPr="00C07900" w:rsidRDefault="00C121A2" w:rsidP="00C121A2">
            <w:pPr>
              <w:spacing w:after="0" w:line="240" w:lineRule="auto"/>
              <w:rPr>
                <w:ins w:id="21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1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NO</w:t>
              </w:r>
              <w:r w:rsidRPr="00C07900">
                <w:rPr>
                  <w:rFonts w:ascii="Times New Roman" w:eastAsia="Times New Roman" w:hAnsi="Times New Roman" w:cs="Times New Roman"/>
                  <w:color w:val="000000"/>
                  <w:kern w:val="0"/>
                  <w:sz w:val="20"/>
                  <w:szCs w:val="20"/>
                  <w:vertAlign w:val="subscript"/>
                  <w:lang w:eastAsia="en-AU"/>
                  <w14:ligatures w14:val="none"/>
                </w:rPr>
                <w:t>2</w:t>
              </w:r>
            </w:ins>
          </w:p>
        </w:tc>
        <w:tc>
          <w:tcPr>
            <w:tcW w:w="716" w:type="dxa"/>
            <w:tcBorders>
              <w:top w:val="nil"/>
              <w:left w:val="nil"/>
              <w:bottom w:val="nil"/>
              <w:right w:val="nil"/>
            </w:tcBorders>
            <w:shd w:val="clear" w:color="auto" w:fill="auto"/>
            <w:noWrap/>
            <w:vAlign w:val="center"/>
            <w:hideMark/>
            <w:tcPrChange w:id="218" w:author="Simon William Mkasimongwa" w:date="2024-11-15T11:42:00Z" w16du:dateUtc="2024-11-15T00:42:00Z">
              <w:tcPr>
                <w:tcW w:w="716" w:type="dxa"/>
                <w:tcBorders>
                  <w:top w:val="nil"/>
                  <w:left w:val="nil"/>
                  <w:bottom w:val="nil"/>
                  <w:right w:val="nil"/>
                </w:tcBorders>
                <w:shd w:val="clear" w:color="auto" w:fill="auto"/>
                <w:noWrap/>
                <w:vAlign w:val="center"/>
                <w:hideMark/>
              </w:tcPr>
            </w:tcPrChange>
          </w:tcPr>
          <w:p w14:paraId="4160E6B0" w14:textId="77777777" w:rsidR="00C121A2" w:rsidRPr="00C07900" w:rsidRDefault="00C121A2" w:rsidP="00C121A2">
            <w:pPr>
              <w:spacing w:after="0" w:line="240" w:lineRule="auto"/>
              <w:jc w:val="right"/>
              <w:rPr>
                <w:ins w:id="21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2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8766</w:t>
              </w:r>
            </w:ins>
          </w:p>
        </w:tc>
        <w:tc>
          <w:tcPr>
            <w:tcW w:w="1174" w:type="dxa"/>
            <w:tcBorders>
              <w:top w:val="nil"/>
              <w:left w:val="nil"/>
              <w:bottom w:val="nil"/>
              <w:right w:val="nil"/>
            </w:tcBorders>
            <w:shd w:val="clear" w:color="auto" w:fill="auto"/>
            <w:noWrap/>
            <w:vAlign w:val="bottom"/>
            <w:hideMark/>
            <w:tcPrChange w:id="221" w:author="Simon William Mkasimongwa" w:date="2024-11-15T11:42:00Z" w16du:dateUtc="2024-11-15T00:42:00Z">
              <w:tcPr>
                <w:tcW w:w="1174" w:type="dxa"/>
                <w:tcBorders>
                  <w:top w:val="nil"/>
                  <w:left w:val="nil"/>
                  <w:bottom w:val="nil"/>
                  <w:right w:val="nil"/>
                </w:tcBorders>
                <w:shd w:val="clear" w:color="auto" w:fill="auto"/>
                <w:noWrap/>
                <w:vAlign w:val="bottom"/>
                <w:hideMark/>
              </w:tcPr>
            </w:tcPrChange>
          </w:tcPr>
          <w:p w14:paraId="3D7EB56B" w14:textId="77777777" w:rsidR="00C121A2" w:rsidRPr="00C07900" w:rsidRDefault="00C121A2" w:rsidP="00C121A2">
            <w:pPr>
              <w:spacing w:after="0" w:line="240" w:lineRule="auto"/>
              <w:rPr>
                <w:ins w:id="22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2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8483 (97)</w:t>
              </w:r>
            </w:ins>
          </w:p>
        </w:tc>
        <w:tc>
          <w:tcPr>
            <w:tcW w:w="1171" w:type="dxa"/>
            <w:tcBorders>
              <w:top w:val="nil"/>
              <w:left w:val="nil"/>
              <w:bottom w:val="nil"/>
              <w:right w:val="nil"/>
            </w:tcBorders>
            <w:shd w:val="clear" w:color="auto" w:fill="auto"/>
            <w:noWrap/>
            <w:vAlign w:val="bottom"/>
            <w:hideMark/>
            <w:tcPrChange w:id="224" w:author="Simon William Mkasimongwa" w:date="2024-11-15T11:42:00Z" w16du:dateUtc="2024-11-15T00:42:00Z">
              <w:tcPr>
                <w:tcW w:w="1171" w:type="dxa"/>
                <w:tcBorders>
                  <w:top w:val="nil"/>
                  <w:left w:val="nil"/>
                  <w:bottom w:val="nil"/>
                  <w:right w:val="nil"/>
                </w:tcBorders>
                <w:shd w:val="clear" w:color="auto" w:fill="auto"/>
                <w:noWrap/>
                <w:vAlign w:val="bottom"/>
                <w:hideMark/>
              </w:tcPr>
            </w:tcPrChange>
          </w:tcPr>
          <w:p w14:paraId="4102AEA6" w14:textId="77777777" w:rsidR="00C121A2" w:rsidRPr="00C07900" w:rsidRDefault="00C121A2" w:rsidP="00C121A2">
            <w:pPr>
              <w:spacing w:after="0" w:line="240" w:lineRule="auto"/>
              <w:jc w:val="center"/>
              <w:rPr>
                <w:ins w:id="22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26" w:author="Simon William Mkasimongwa" w:date="2024-11-14T12:59:00Z" w16du:dateUtc="2024-11-14T01:59:00Z">
              <w:r>
                <w:rPr>
                  <w:rFonts w:ascii="Times New Roman" w:eastAsia="Times New Roman" w:hAnsi="Times New Roman" w:cs="Times New Roman"/>
                  <w:color w:val="000000"/>
                  <w:kern w:val="0"/>
                  <w:sz w:val="20"/>
                  <w:szCs w:val="20"/>
                  <w:lang w:eastAsia="en-AU"/>
                  <w14:ligatures w14:val="none"/>
                </w:rPr>
                <w:t>7</w:t>
              </w:r>
            </w:ins>
          </w:p>
        </w:tc>
        <w:tc>
          <w:tcPr>
            <w:tcW w:w="1276" w:type="dxa"/>
            <w:tcBorders>
              <w:top w:val="nil"/>
              <w:left w:val="nil"/>
              <w:bottom w:val="nil"/>
              <w:right w:val="nil"/>
            </w:tcBorders>
            <w:shd w:val="clear" w:color="auto" w:fill="auto"/>
            <w:noWrap/>
            <w:vAlign w:val="bottom"/>
            <w:hideMark/>
            <w:tcPrChange w:id="227" w:author="Simon William Mkasimongwa" w:date="2024-11-15T11:42:00Z" w16du:dateUtc="2024-11-15T00:42:00Z">
              <w:tcPr>
                <w:tcW w:w="1276" w:type="dxa"/>
                <w:tcBorders>
                  <w:top w:val="nil"/>
                  <w:left w:val="nil"/>
                  <w:bottom w:val="nil"/>
                  <w:right w:val="nil"/>
                </w:tcBorders>
                <w:shd w:val="clear" w:color="auto" w:fill="auto"/>
                <w:noWrap/>
                <w:vAlign w:val="bottom"/>
                <w:hideMark/>
              </w:tcPr>
            </w:tcPrChange>
          </w:tcPr>
          <w:p w14:paraId="1EF2FBE9" w14:textId="77777777" w:rsidR="00C121A2" w:rsidRPr="00C07900" w:rsidRDefault="00C121A2" w:rsidP="00C121A2">
            <w:pPr>
              <w:spacing w:after="0" w:line="240" w:lineRule="auto"/>
              <w:jc w:val="center"/>
              <w:rPr>
                <w:ins w:id="22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2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29</w:t>
              </w:r>
            </w:ins>
          </w:p>
        </w:tc>
        <w:tc>
          <w:tcPr>
            <w:tcW w:w="416" w:type="dxa"/>
            <w:tcBorders>
              <w:top w:val="nil"/>
              <w:left w:val="nil"/>
              <w:bottom w:val="nil"/>
              <w:right w:val="nil"/>
            </w:tcBorders>
            <w:shd w:val="clear" w:color="auto" w:fill="auto"/>
            <w:noWrap/>
            <w:vAlign w:val="bottom"/>
            <w:hideMark/>
            <w:tcPrChange w:id="230" w:author="Simon William Mkasimongwa" w:date="2024-11-15T11:42:00Z" w16du:dateUtc="2024-11-15T00:42:00Z">
              <w:tcPr>
                <w:tcW w:w="416" w:type="dxa"/>
                <w:tcBorders>
                  <w:top w:val="nil"/>
                  <w:left w:val="nil"/>
                  <w:bottom w:val="nil"/>
                  <w:right w:val="nil"/>
                </w:tcBorders>
                <w:shd w:val="clear" w:color="auto" w:fill="auto"/>
                <w:noWrap/>
                <w:vAlign w:val="bottom"/>
                <w:hideMark/>
              </w:tcPr>
            </w:tcPrChange>
          </w:tcPr>
          <w:p w14:paraId="6AB6D8CF" w14:textId="77777777" w:rsidR="00C121A2" w:rsidRPr="00C07900" w:rsidRDefault="00C121A2" w:rsidP="00C121A2">
            <w:pPr>
              <w:spacing w:after="0" w:line="240" w:lineRule="auto"/>
              <w:jc w:val="center"/>
              <w:rPr>
                <w:ins w:id="23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3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w:t>
              </w:r>
              <w:r>
                <w:rPr>
                  <w:rFonts w:ascii="Times New Roman" w:eastAsia="Times New Roman" w:hAnsi="Times New Roman" w:cs="Times New Roman"/>
                  <w:color w:val="000000"/>
                  <w:kern w:val="0"/>
                  <w:sz w:val="20"/>
                  <w:szCs w:val="20"/>
                  <w:lang w:eastAsia="en-AU"/>
                  <w14:ligatures w14:val="none"/>
                </w:rPr>
                <w:t>1</w:t>
              </w:r>
            </w:ins>
          </w:p>
        </w:tc>
        <w:tc>
          <w:tcPr>
            <w:tcW w:w="646" w:type="dxa"/>
            <w:tcBorders>
              <w:top w:val="nil"/>
              <w:left w:val="nil"/>
              <w:bottom w:val="nil"/>
              <w:right w:val="nil"/>
            </w:tcBorders>
            <w:shd w:val="clear" w:color="auto" w:fill="auto"/>
            <w:noWrap/>
            <w:vAlign w:val="bottom"/>
            <w:hideMark/>
            <w:tcPrChange w:id="233"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03A85BC3" w14:textId="77777777" w:rsidR="00C121A2" w:rsidRPr="00C07900" w:rsidRDefault="00C121A2" w:rsidP="00C121A2">
            <w:pPr>
              <w:spacing w:after="0" w:line="240" w:lineRule="auto"/>
              <w:jc w:val="center"/>
              <w:rPr>
                <w:ins w:id="23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3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91</w:t>
              </w:r>
            </w:ins>
          </w:p>
        </w:tc>
        <w:tc>
          <w:tcPr>
            <w:tcW w:w="646" w:type="dxa"/>
            <w:tcBorders>
              <w:top w:val="nil"/>
              <w:left w:val="nil"/>
              <w:bottom w:val="nil"/>
              <w:right w:val="nil"/>
            </w:tcBorders>
            <w:shd w:val="clear" w:color="auto" w:fill="auto"/>
            <w:noWrap/>
            <w:vAlign w:val="bottom"/>
            <w:hideMark/>
            <w:tcPrChange w:id="236"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6CD50428" w14:textId="77777777" w:rsidR="00C121A2" w:rsidRPr="00C07900" w:rsidRDefault="00C121A2" w:rsidP="00C121A2">
            <w:pPr>
              <w:spacing w:after="0" w:line="240" w:lineRule="auto"/>
              <w:jc w:val="center"/>
              <w:rPr>
                <w:ins w:id="23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3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92</w:t>
              </w:r>
            </w:ins>
          </w:p>
        </w:tc>
        <w:tc>
          <w:tcPr>
            <w:tcW w:w="652" w:type="dxa"/>
            <w:tcBorders>
              <w:top w:val="nil"/>
              <w:left w:val="nil"/>
              <w:bottom w:val="nil"/>
              <w:right w:val="nil"/>
            </w:tcBorders>
            <w:shd w:val="clear" w:color="auto" w:fill="auto"/>
            <w:noWrap/>
            <w:vAlign w:val="bottom"/>
            <w:hideMark/>
            <w:tcPrChange w:id="239" w:author="Simon William Mkasimongwa" w:date="2024-11-15T11:42:00Z" w16du:dateUtc="2024-11-15T00:42:00Z">
              <w:tcPr>
                <w:tcW w:w="652" w:type="dxa"/>
                <w:tcBorders>
                  <w:top w:val="nil"/>
                  <w:left w:val="nil"/>
                  <w:bottom w:val="nil"/>
                  <w:right w:val="nil"/>
                </w:tcBorders>
                <w:shd w:val="clear" w:color="auto" w:fill="auto"/>
                <w:noWrap/>
                <w:vAlign w:val="bottom"/>
                <w:hideMark/>
              </w:tcPr>
            </w:tcPrChange>
          </w:tcPr>
          <w:p w14:paraId="430D54D6" w14:textId="77777777" w:rsidR="00C121A2" w:rsidRPr="00C07900" w:rsidRDefault="00C121A2" w:rsidP="00C121A2">
            <w:pPr>
              <w:spacing w:after="0" w:line="240" w:lineRule="auto"/>
              <w:jc w:val="center"/>
              <w:rPr>
                <w:ins w:id="24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4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90</w:t>
              </w:r>
            </w:ins>
          </w:p>
        </w:tc>
      </w:tr>
      <w:tr w:rsidR="00C121A2" w:rsidRPr="00C07900" w14:paraId="21921E9A" w14:textId="77777777" w:rsidTr="00184868">
        <w:tblPrEx>
          <w:tblW w:w="9532" w:type="dxa"/>
          <w:tblPrExChange w:id="242" w:author="Simon William Mkasimongwa" w:date="2024-11-15T11:42:00Z" w16du:dateUtc="2024-11-15T00:42:00Z">
            <w:tblPrEx>
              <w:tblW w:w="9532" w:type="dxa"/>
            </w:tblPrEx>
          </w:tblPrExChange>
        </w:tblPrEx>
        <w:trPr>
          <w:trHeight w:val="135"/>
          <w:ins w:id="243" w:author="Simon William Mkasimongwa" w:date="2024-11-14T12:59:00Z"/>
          <w:trPrChange w:id="244" w:author="Simon William Mkasimongwa" w:date="2024-11-15T11:42:00Z" w16du:dateUtc="2024-11-15T00:42:00Z">
            <w:trPr>
              <w:trHeight w:val="356"/>
            </w:trPr>
          </w:trPrChange>
        </w:trPr>
        <w:tc>
          <w:tcPr>
            <w:tcW w:w="2127" w:type="dxa"/>
            <w:tcBorders>
              <w:top w:val="nil"/>
              <w:left w:val="nil"/>
              <w:bottom w:val="nil"/>
              <w:right w:val="nil"/>
            </w:tcBorders>
            <w:shd w:val="clear" w:color="auto" w:fill="auto"/>
            <w:noWrap/>
            <w:vAlign w:val="bottom"/>
            <w:hideMark/>
            <w:tcPrChange w:id="245" w:author="Simon William Mkasimongwa" w:date="2024-11-15T11:42:00Z" w16du:dateUtc="2024-11-15T00:42:00Z">
              <w:tcPr>
                <w:tcW w:w="2127" w:type="dxa"/>
                <w:tcBorders>
                  <w:top w:val="nil"/>
                  <w:left w:val="nil"/>
                  <w:bottom w:val="nil"/>
                  <w:right w:val="nil"/>
                </w:tcBorders>
                <w:shd w:val="clear" w:color="auto" w:fill="auto"/>
                <w:noWrap/>
                <w:vAlign w:val="bottom"/>
                <w:hideMark/>
              </w:tcPr>
            </w:tcPrChange>
          </w:tcPr>
          <w:p w14:paraId="4F9D641C" w14:textId="77777777" w:rsidR="00C121A2" w:rsidRPr="00C07900" w:rsidRDefault="00C121A2" w:rsidP="00C121A2">
            <w:pPr>
              <w:spacing w:after="0" w:line="240" w:lineRule="auto"/>
              <w:jc w:val="center"/>
              <w:rPr>
                <w:ins w:id="24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08" w:type="dxa"/>
            <w:tcBorders>
              <w:top w:val="nil"/>
              <w:left w:val="nil"/>
              <w:bottom w:val="nil"/>
              <w:right w:val="nil"/>
            </w:tcBorders>
            <w:shd w:val="clear" w:color="auto" w:fill="auto"/>
            <w:noWrap/>
            <w:vAlign w:val="center"/>
            <w:hideMark/>
            <w:tcPrChange w:id="247" w:author="Simon William Mkasimongwa" w:date="2024-11-15T11:42:00Z" w16du:dateUtc="2024-11-15T00:42:00Z">
              <w:tcPr>
                <w:tcW w:w="708" w:type="dxa"/>
                <w:tcBorders>
                  <w:top w:val="nil"/>
                  <w:left w:val="nil"/>
                  <w:bottom w:val="nil"/>
                  <w:right w:val="nil"/>
                </w:tcBorders>
                <w:shd w:val="clear" w:color="auto" w:fill="auto"/>
                <w:noWrap/>
                <w:vAlign w:val="center"/>
                <w:hideMark/>
              </w:tcPr>
            </w:tcPrChange>
          </w:tcPr>
          <w:p w14:paraId="64165884" w14:textId="77777777" w:rsidR="00C121A2" w:rsidRPr="00C07900" w:rsidRDefault="00C121A2" w:rsidP="00C121A2">
            <w:pPr>
              <w:spacing w:after="0" w:line="240" w:lineRule="auto"/>
              <w:rPr>
                <w:ins w:id="24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4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PM</w:t>
              </w:r>
              <w:r w:rsidRPr="00C07900">
                <w:rPr>
                  <w:rFonts w:ascii="Times New Roman" w:eastAsia="Times New Roman" w:hAnsi="Times New Roman" w:cs="Times New Roman"/>
                  <w:color w:val="000000"/>
                  <w:kern w:val="0"/>
                  <w:sz w:val="20"/>
                  <w:szCs w:val="20"/>
                  <w:vertAlign w:val="subscript"/>
                  <w:lang w:eastAsia="en-AU"/>
                  <w14:ligatures w14:val="none"/>
                </w:rPr>
                <w:t>2.5</w:t>
              </w:r>
            </w:ins>
          </w:p>
        </w:tc>
        <w:tc>
          <w:tcPr>
            <w:tcW w:w="716" w:type="dxa"/>
            <w:tcBorders>
              <w:top w:val="nil"/>
              <w:left w:val="nil"/>
              <w:bottom w:val="nil"/>
              <w:right w:val="nil"/>
            </w:tcBorders>
            <w:shd w:val="clear" w:color="auto" w:fill="auto"/>
            <w:noWrap/>
            <w:vAlign w:val="center"/>
            <w:hideMark/>
            <w:tcPrChange w:id="250" w:author="Simon William Mkasimongwa" w:date="2024-11-15T11:42:00Z" w16du:dateUtc="2024-11-15T00:42:00Z">
              <w:tcPr>
                <w:tcW w:w="716" w:type="dxa"/>
                <w:tcBorders>
                  <w:top w:val="nil"/>
                  <w:left w:val="nil"/>
                  <w:bottom w:val="nil"/>
                  <w:right w:val="nil"/>
                </w:tcBorders>
                <w:shd w:val="clear" w:color="auto" w:fill="auto"/>
                <w:noWrap/>
                <w:vAlign w:val="center"/>
                <w:hideMark/>
              </w:tcPr>
            </w:tcPrChange>
          </w:tcPr>
          <w:p w14:paraId="484EB1B2" w14:textId="77777777" w:rsidR="00C121A2" w:rsidRPr="00C07900" w:rsidRDefault="00C121A2" w:rsidP="00C121A2">
            <w:pPr>
              <w:spacing w:after="0" w:line="240" w:lineRule="auto"/>
              <w:jc w:val="right"/>
              <w:rPr>
                <w:ins w:id="25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5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8766</w:t>
              </w:r>
            </w:ins>
          </w:p>
        </w:tc>
        <w:tc>
          <w:tcPr>
            <w:tcW w:w="1174" w:type="dxa"/>
            <w:tcBorders>
              <w:top w:val="nil"/>
              <w:left w:val="nil"/>
              <w:bottom w:val="nil"/>
              <w:right w:val="nil"/>
            </w:tcBorders>
            <w:shd w:val="clear" w:color="auto" w:fill="auto"/>
            <w:noWrap/>
            <w:vAlign w:val="bottom"/>
            <w:hideMark/>
            <w:tcPrChange w:id="253" w:author="Simon William Mkasimongwa" w:date="2024-11-15T11:42:00Z" w16du:dateUtc="2024-11-15T00:42:00Z">
              <w:tcPr>
                <w:tcW w:w="1174" w:type="dxa"/>
                <w:tcBorders>
                  <w:top w:val="nil"/>
                  <w:left w:val="nil"/>
                  <w:bottom w:val="nil"/>
                  <w:right w:val="nil"/>
                </w:tcBorders>
                <w:shd w:val="clear" w:color="auto" w:fill="auto"/>
                <w:noWrap/>
                <w:vAlign w:val="bottom"/>
                <w:hideMark/>
              </w:tcPr>
            </w:tcPrChange>
          </w:tcPr>
          <w:p w14:paraId="0E03C92B" w14:textId="77777777" w:rsidR="00C121A2" w:rsidRPr="00C07900" w:rsidRDefault="00C121A2" w:rsidP="00C121A2">
            <w:pPr>
              <w:spacing w:after="0" w:line="240" w:lineRule="auto"/>
              <w:rPr>
                <w:ins w:id="25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5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6968 (79)</w:t>
              </w:r>
            </w:ins>
          </w:p>
        </w:tc>
        <w:tc>
          <w:tcPr>
            <w:tcW w:w="1171" w:type="dxa"/>
            <w:tcBorders>
              <w:top w:val="nil"/>
              <w:left w:val="nil"/>
              <w:bottom w:val="nil"/>
              <w:right w:val="nil"/>
            </w:tcBorders>
            <w:shd w:val="clear" w:color="auto" w:fill="auto"/>
            <w:noWrap/>
            <w:vAlign w:val="bottom"/>
            <w:hideMark/>
            <w:tcPrChange w:id="256" w:author="Simon William Mkasimongwa" w:date="2024-11-15T11:42:00Z" w16du:dateUtc="2024-11-15T00:42:00Z">
              <w:tcPr>
                <w:tcW w:w="1171" w:type="dxa"/>
                <w:tcBorders>
                  <w:top w:val="nil"/>
                  <w:left w:val="nil"/>
                  <w:bottom w:val="nil"/>
                  <w:right w:val="nil"/>
                </w:tcBorders>
                <w:shd w:val="clear" w:color="auto" w:fill="auto"/>
                <w:noWrap/>
                <w:vAlign w:val="bottom"/>
                <w:hideMark/>
              </w:tcPr>
            </w:tcPrChange>
          </w:tcPr>
          <w:p w14:paraId="42491F62" w14:textId="77777777" w:rsidR="00C121A2" w:rsidRPr="00C07900" w:rsidRDefault="00C121A2" w:rsidP="00C121A2">
            <w:pPr>
              <w:spacing w:after="0" w:line="240" w:lineRule="auto"/>
              <w:jc w:val="center"/>
              <w:rPr>
                <w:ins w:id="25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5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w:t>
              </w:r>
            </w:ins>
          </w:p>
        </w:tc>
        <w:tc>
          <w:tcPr>
            <w:tcW w:w="1276" w:type="dxa"/>
            <w:tcBorders>
              <w:top w:val="nil"/>
              <w:left w:val="nil"/>
              <w:bottom w:val="nil"/>
              <w:right w:val="nil"/>
            </w:tcBorders>
            <w:shd w:val="clear" w:color="auto" w:fill="auto"/>
            <w:noWrap/>
            <w:vAlign w:val="bottom"/>
            <w:hideMark/>
            <w:tcPrChange w:id="259" w:author="Simon William Mkasimongwa" w:date="2024-11-15T11:42:00Z" w16du:dateUtc="2024-11-15T00:42:00Z">
              <w:tcPr>
                <w:tcW w:w="1276" w:type="dxa"/>
                <w:tcBorders>
                  <w:top w:val="nil"/>
                  <w:left w:val="nil"/>
                  <w:bottom w:val="nil"/>
                  <w:right w:val="nil"/>
                </w:tcBorders>
                <w:shd w:val="clear" w:color="auto" w:fill="auto"/>
                <w:noWrap/>
                <w:vAlign w:val="bottom"/>
                <w:hideMark/>
              </w:tcPr>
            </w:tcPrChange>
          </w:tcPr>
          <w:p w14:paraId="0A45C540" w14:textId="77777777" w:rsidR="00C121A2" w:rsidRPr="00C07900" w:rsidRDefault="00C121A2" w:rsidP="00C121A2">
            <w:pPr>
              <w:spacing w:after="0" w:line="240" w:lineRule="auto"/>
              <w:jc w:val="center"/>
              <w:rPr>
                <w:ins w:id="26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6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24</w:t>
              </w:r>
            </w:ins>
          </w:p>
        </w:tc>
        <w:tc>
          <w:tcPr>
            <w:tcW w:w="416" w:type="dxa"/>
            <w:tcBorders>
              <w:top w:val="nil"/>
              <w:left w:val="nil"/>
              <w:bottom w:val="nil"/>
              <w:right w:val="nil"/>
            </w:tcBorders>
            <w:shd w:val="clear" w:color="auto" w:fill="auto"/>
            <w:noWrap/>
            <w:vAlign w:val="bottom"/>
            <w:hideMark/>
            <w:tcPrChange w:id="262" w:author="Simon William Mkasimongwa" w:date="2024-11-15T11:42:00Z" w16du:dateUtc="2024-11-15T00:42:00Z">
              <w:tcPr>
                <w:tcW w:w="416" w:type="dxa"/>
                <w:tcBorders>
                  <w:top w:val="nil"/>
                  <w:left w:val="nil"/>
                  <w:bottom w:val="nil"/>
                  <w:right w:val="nil"/>
                </w:tcBorders>
                <w:shd w:val="clear" w:color="auto" w:fill="auto"/>
                <w:noWrap/>
                <w:vAlign w:val="bottom"/>
                <w:hideMark/>
              </w:tcPr>
            </w:tcPrChange>
          </w:tcPr>
          <w:p w14:paraId="31ACE924" w14:textId="77777777" w:rsidR="00C121A2" w:rsidRPr="00C07900" w:rsidRDefault="00C121A2" w:rsidP="00C121A2">
            <w:pPr>
              <w:spacing w:after="0" w:line="240" w:lineRule="auto"/>
              <w:jc w:val="center"/>
              <w:rPr>
                <w:ins w:id="26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6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68</w:t>
              </w:r>
            </w:ins>
          </w:p>
        </w:tc>
        <w:tc>
          <w:tcPr>
            <w:tcW w:w="646" w:type="dxa"/>
            <w:tcBorders>
              <w:top w:val="nil"/>
              <w:left w:val="nil"/>
              <w:bottom w:val="nil"/>
              <w:right w:val="nil"/>
            </w:tcBorders>
            <w:shd w:val="clear" w:color="auto" w:fill="auto"/>
            <w:noWrap/>
            <w:vAlign w:val="bottom"/>
            <w:hideMark/>
            <w:tcPrChange w:id="265"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5178C918" w14:textId="77777777" w:rsidR="00C121A2" w:rsidRPr="00C07900" w:rsidRDefault="00C121A2" w:rsidP="00C121A2">
            <w:pPr>
              <w:spacing w:after="0" w:line="240" w:lineRule="auto"/>
              <w:jc w:val="center"/>
              <w:rPr>
                <w:ins w:id="26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6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73</w:t>
              </w:r>
            </w:ins>
          </w:p>
        </w:tc>
        <w:tc>
          <w:tcPr>
            <w:tcW w:w="646" w:type="dxa"/>
            <w:tcBorders>
              <w:top w:val="nil"/>
              <w:left w:val="nil"/>
              <w:bottom w:val="nil"/>
              <w:right w:val="nil"/>
            </w:tcBorders>
            <w:shd w:val="clear" w:color="auto" w:fill="auto"/>
            <w:noWrap/>
            <w:vAlign w:val="bottom"/>
            <w:hideMark/>
            <w:tcPrChange w:id="268"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21C76E58" w14:textId="77777777" w:rsidR="00C121A2" w:rsidRPr="00C07900" w:rsidRDefault="00C121A2" w:rsidP="00C121A2">
            <w:pPr>
              <w:spacing w:after="0" w:line="240" w:lineRule="auto"/>
              <w:jc w:val="center"/>
              <w:rPr>
                <w:ins w:id="26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7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79</w:t>
              </w:r>
            </w:ins>
          </w:p>
        </w:tc>
        <w:tc>
          <w:tcPr>
            <w:tcW w:w="652" w:type="dxa"/>
            <w:tcBorders>
              <w:top w:val="nil"/>
              <w:left w:val="nil"/>
              <w:bottom w:val="nil"/>
              <w:right w:val="nil"/>
            </w:tcBorders>
            <w:shd w:val="clear" w:color="auto" w:fill="auto"/>
            <w:noWrap/>
            <w:vAlign w:val="bottom"/>
            <w:hideMark/>
            <w:tcPrChange w:id="271" w:author="Simon William Mkasimongwa" w:date="2024-11-15T11:42:00Z" w16du:dateUtc="2024-11-15T00:42:00Z">
              <w:tcPr>
                <w:tcW w:w="652" w:type="dxa"/>
                <w:tcBorders>
                  <w:top w:val="nil"/>
                  <w:left w:val="nil"/>
                  <w:bottom w:val="nil"/>
                  <w:right w:val="nil"/>
                </w:tcBorders>
                <w:shd w:val="clear" w:color="auto" w:fill="auto"/>
                <w:noWrap/>
                <w:vAlign w:val="bottom"/>
                <w:hideMark/>
              </w:tcPr>
            </w:tcPrChange>
          </w:tcPr>
          <w:p w14:paraId="7AE0EA86" w14:textId="77777777" w:rsidR="00C121A2" w:rsidRPr="00C07900" w:rsidRDefault="00C121A2" w:rsidP="00C121A2">
            <w:pPr>
              <w:spacing w:after="0" w:line="240" w:lineRule="auto"/>
              <w:jc w:val="center"/>
              <w:rPr>
                <w:ins w:id="27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7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69</w:t>
              </w:r>
            </w:ins>
          </w:p>
        </w:tc>
      </w:tr>
      <w:tr w:rsidR="00C121A2" w:rsidRPr="00C07900" w14:paraId="29AD0036" w14:textId="77777777" w:rsidTr="00184868">
        <w:tblPrEx>
          <w:tblW w:w="9532" w:type="dxa"/>
          <w:tblPrExChange w:id="274" w:author="Simon William Mkasimongwa" w:date="2024-11-15T11:42:00Z" w16du:dateUtc="2024-11-15T00:42:00Z">
            <w:tblPrEx>
              <w:tblW w:w="9532" w:type="dxa"/>
            </w:tblPrEx>
          </w:tblPrExChange>
        </w:tblPrEx>
        <w:trPr>
          <w:trHeight w:val="196"/>
          <w:ins w:id="275" w:author="Simon William Mkasimongwa" w:date="2024-11-14T12:59:00Z"/>
          <w:trPrChange w:id="276" w:author="Simon William Mkasimongwa" w:date="2024-11-15T11:42:00Z" w16du:dateUtc="2024-11-15T00:42:00Z">
            <w:trPr>
              <w:trHeight w:val="356"/>
            </w:trPr>
          </w:trPrChange>
        </w:trPr>
        <w:tc>
          <w:tcPr>
            <w:tcW w:w="2127" w:type="dxa"/>
            <w:tcBorders>
              <w:top w:val="nil"/>
              <w:left w:val="nil"/>
              <w:bottom w:val="nil"/>
              <w:right w:val="nil"/>
            </w:tcBorders>
            <w:shd w:val="clear" w:color="auto" w:fill="auto"/>
            <w:noWrap/>
            <w:vAlign w:val="bottom"/>
            <w:hideMark/>
            <w:tcPrChange w:id="277" w:author="Simon William Mkasimongwa" w:date="2024-11-15T11:42:00Z" w16du:dateUtc="2024-11-15T00:42:00Z">
              <w:tcPr>
                <w:tcW w:w="2127" w:type="dxa"/>
                <w:tcBorders>
                  <w:top w:val="nil"/>
                  <w:left w:val="nil"/>
                  <w:bottom w:val="nil"/>
                  <w:right w:val="nil"/>
                </w:tcBorders>
                <w:shd w:val="clear" w:color="auto" w:fill="auto"/>
                <w:noWrap/>
                <w:vAlign w:val="bottom"/>
                <w:hideMark/>
              </w:tcPr>
            </w:tcPrChange>
          </w:tcPr>
          <w:p w14:paraId="7DACC099" w14:textId="77777777" w:rsidR="00C121A2" w:rsidRPr="00C07900" w:rsidRDefault="00C121A2" w:rsidP="00C121A2">
            <w:pPr>
              <w:spacing w:after="0" w:line="240" w:lineRule="auto"/>
              <w:jc w:val="center"/>
              <w:rPr>
                <w:ins w:id="27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08" w:type="dxa"/>
            <w:tcBorders>
              <w:top w:val="nil"/>
              <w:left w:val="nil"/>
              <w:bottom w:val="nil"/>
              <w:right w:val="nil"/>
            </w:tcBorders>
            <w:shd w:val="clear" w:color="auto" w:fill="auto"/>
            <w:noWrap/>
            <w:vAlign w:val="center"/>
            <w:hideMark/>
            <w:tcPrChange w:id="279" w:author="Simon William Mkasimongwa" w:date="2024-11-15T11:42:00Z" w16du:dateUtc="2024-11-15T00:42:00Z">
              <w:tcPr>
                <w:tcW w:w="708" w:type="dxa"/>
                <w:tcBorders>
                  <w:top w:val="nil"/>
                  <w:left w:val="nil"/>
                  <w:bottom w:val="nil"/>
                  <w:right w:val="nil"/>
                </w:tcBorders>
                <w:shd w:val="clear" w:color="auto" w:fill="auto"/>
                <w:noWrap/>
                <w:vAlign w:val="center"/>
                <w:hideMark/>
              </w:tcPr>
            </w:tcPrChange>
          </w:tcPr>
          <w:p w14:paraId="6765B8CC" w14:textId="77777777" w:rsidR="00C121A2" w:rsidRPr="00C07900" w:rsidRDefault="00C121A2" w:rsidP="00C121A2">
            <w:pPr>
              <w:spacing w:after="0" w:line="240" w:lineRule="auto"/>
              <w:rPr>
                <w:ins w:id="28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8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PM</w:t>
              </w:r>
              <w:r w:rsidRPr="00C07900">
                <w:rPr>
                  <w:rFonts w:ascii="Times New Roman" w:eastAsia="Times New Roman" w:hAnsi="Times New Roman" w:cs="Times New Roman"/>
                  <w:color w:val="000000"/>
                  <w:kern w:val="0"/>
                  <w:sz w:val="20"/>
                  <w:szCs w:val="20"/>
                  <w:vertAlign w:val="subscript"/>
                  <w:lang w:eastAsia="en-AU"/>
                  <w14:ligatures w14:val="none"/>
                </w:rPr>
                <w:t>10</w:t>
              </w:r>
            </w:ins>
          </w:p>
        </w:tc>
        <w:tc>
          <w:tcPr>
            <w:tcW w:w="716" w:type="dxa"/>
            <w:tcBorders>
              <w:top w:val="nil"/>
              <w:left w:val="nil"/>
              <w:bottom w:val="nil"/>
              <w:right w:val="nil"/>
            </w:tcBorders>
            <w:shd w:val="clear" w:color="auto" w:fill="auto"/>
            <w:noWrap/>
            <w:vAlign w:val="center"/>
            <w:hideMark/>
            <w:tcPrChange w:id="282" w:author="Simon William Mkasimongwa" w:date="2024-11-15T11:42:00Z" w16du:dateUtc="2024-11-15T00:42:00Z">
              <w:tcPr>
                <w:tcW w:w="716" w:type="dxa"/>
                <w:tcBorders>
                  <w:top w:val="nil"/>
                  <w:left w:val="nil"/>
                  <w:bottom w:val="nil"/>
                  <w:right w:val="nil"/>
                </w:tcBorders>
                <w:shd w:val="clear" w:color="auto" w:fill="auto"/>
                <w:noWrap/>
                <w:vAlign w:val="center"/>
                <w:hideMark/>
              </w:tcPr>
            </w:tcPrChange>
          </w:tcPr>
          <w:p w14:paraId="446F56D5" w14:textId="77777777" w:rsidR="00C121A2" w:rsidRPr="00C07900" w:rsidRDefault="00C121A2" w:rsidP="00C121A2">
            <w:pPr>
              <w:spacing w:after="0" w:line="240" w:lineRule="auto"/>
              <w:jc w:val="right"/>
              <w:rPr>
                <w:ins w:id="28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8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8766</w:t>
              </w:r>
            </w:ins>
          </w:p>
        </w:tc>
        <w:tc>
          <w:tcPr>
            <w:tcW w:w="1174" w:type="dxa"/>
            <w:tcBorders>
              <w:top w:val="nil"/>
              <w:left w:val="nil"/>
              <w:bottom w:val="nil"/>
              <w:right w:val="nil"/>
            </w:tcBorders>
            <w:shd w:val="clear" w:color="auto" w:fill="auto"/>
            <w:noWrap/>
            <w:vAlign w:val="bottom"/>
            <w:hideMark/>
            <w:tcPrChange w:id="285" w:author="Simon William Mkasimongwa" w:date="2024-11-15T11:42:00Z" w16du:dateUtc="2024-11-15T00:42:00Z">
              <w:tcPr>
                <w:tcW w:w="1174" w:type="dxa"/>
                <w:tcBorders>
                  <w:top w:val="nil"/>
                  <w:left w:val="nil"/>
                  <w:bottom w:val="nil"/>
                  <w:right w:val="nil"/>
                </w:tcBorders>
                <w:shd w:val="clear" w:color="auto" w:fill="auto"/>
                <w:noWrap/>
                <w:vAlign w:val="bottom"/>
                <w:hideMark/>
              </w:tcPr>
            </w:tcPrChange>
          </w:tcPr>
          <w:p w14:paraId="7E62F25B" w14:textId="77777777" w:rsidR="00C121A2" w:rsidRPr="00C07900" w:rsidRDefault="00C121A2" w:rsidP="00C121A2">
            <w:pPr>
              <w:spacing w:after="0" w:line="240" w:lineRule="auto"/>
              <w:rPr>
                <w:ins w:id="28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8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5661 (65)</w:t>
              </w:r>
            </w:ins>
          </w:p>
        </w:tc>
        <w:tc>
          <w:tcPr>
            <w:tcW w:w="1171" w:type="dxa"/>
            <w:tcBorders>
              <w:top w:val="nil"/>
              <w:left w:val="nil"/>
              <w:bottom w:val="nil"/>
              <w:right w:val="nil"/>
            </w:tcBorders>
            <w:shd w:val="clear" w:color="auto" w:fill="auto"/>
            <w:noWrap/>
            <w:vAlign w:val="bottom"/>
            <w:hideMark/>
            <w:tcPrChange w:id="288" w:author="Simon William Mkasimongwa" w:date="2024-11-15T11:42:00Z" w16du:dateUtc="2024-11-15T00:42:00Z">
              <w:tcPr>
                <w:tcW w:w="1171" w:type="dxa"/>
                <w:tcBorders>
                  <w:top w:val="nil"/>
                  <w:left w:val="nil"/>
                  <w:bottom w:val="nil"/>
                  <w:right w:val="nil"/>
                </w:tcBorders>
                <w:shd w:val="clear" w:color="auto" w:fill="auto"/>
                <w:noWrap/>
                <w:vAlign w:val="bottom"/>
                <w:hideMark/>
              </w:tcPr>
            </w:tcPrChange>
          </w:tcPr>
          <w:p w14:paraId="34F88A1D" w14:textId="77777777" w:rsidR="00C121A2" w:rsidRPr="00C07900" w:rsidRDefault="00C121A2" w:rsidP="00C121A2">
            <w:pPr>
              <w:spacing w:after="0" w:line="240" w:lineRule="auto"/>
              <w:jc w:val="center"/>
              <w:rPr>
                <w:ins w:id="28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9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w:t>
              </w:r>
            </w:ins>
          </w:p>
        </w:tc>
        <w:tc>
          <w:tcPr>
            <w:tcW w:w="1276" w:type="dxa"/>
            <w:tcBorders>
              <w:top w:val="nil"/>
              <w:left w:val="nil"/>
              <w:bottom w:val="nil"/>
              <w:right w:val="nil"/>
            </w:tcBorders>
            <w:shd w:val="clear" w:color="auto" w:fill="auto"/>
            <w:noWrap/>
            <w:vAlign w:val="bottom"/>
            <w:hideMark/>
            <w:tcPrChange w:id="291" w:author="Simon William Mkasimongwa" w:date="2024-11-15T11:42:00Z" w16du:dateUtc="2024-11-15T00:42:00Z">
              <w:tcPr>
                <w:tcW w:w="1276" w:type="dxa"/>
                <w:tcBorders>
                  <w:top w:val="nil"/>
                  <w:left w:val="nil"/>
                  <w:bottom w:val="nil"/>
                  <w:right w:val="nil"/>
                </w:tcBorders>
                <w:shd w:val="clear" w:color="auto" w:fill="auto"/>
                <w:noWrap/>
                <w:vAlign w:val="bottom"/>
                <w:hideMark/>
              </w:tcPr>
            </w:tcPrChange>
          </w:tcPr>
          <w:p w14:paraId="3DD75A85" w14:textId="77777777" w:rsidR="00C121A2" w:rsidRPr="00C07900" w:rsidRDefault="00C121A2" w:rsidP="00C121A2">
            <w:pPr>
              <w:spacing w:after="0" w:line="240" w:lineRule="auto"/>
              <w:jc w:val="center"/>
              <w:rPr>
                <w:ins w:id="29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9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20</w:t>
              </w:r>
            </w:ins>
          </w:p>
        </w:tc>
        <w:tc>
          <w:tcPr>
            <w:tcW w:w="416" w:type="dxa"/>
            <w:tcBorders>
              <w:top w:val="nil"/>
              <w:left w:val="nil"/>
              <w:bottom w:val="nil"/>
              <w:right w:val="nil"/>
            </w:tcBorders>
            <w:shd w:val="clear" w:color="auto" w:fill="auto"/>
            <w:noWrap/>
            <w:vAlign w:val="bottom"/>
            <w:hideMark/>
            <w:tcPrChange w:id="294" w:author="Simon William Mkasimongwa" w:date="2024-11-15T11:42:00Z" w16du:dateUtc="2024-11-15T00:42:00Z">
              <w:tcPr>
                <w:tcW w:w="416" w:type="dxa"/>
                <w:tcBorders>
                  <w:top w:val="nil"/>
                  <w:left w:val="nil"/>
                  <w:bottom w:val="nil"/>
                  <w:right w:val="nil"/>
                </w:tcBorders>
                <w:shd w:val="clear" w:color="auto" w:fill="auto"/>
                <w:noWrap/>
                <w:vAlign w:val="bottom"/>
                <w:hideMark/>
              </w:tcPr>
            </w:tcPrChange>
          </w:tcPr>
          <w:p w14:paraId="09B86DF2" w14:textId="77777777" w:rsidR="00C121A2" w:rsidRPr="00C07900" w:rsidRDefault="00C121A2" w:rsidP="00C121A2">
            <w:pPr>
              <w:spacing w:after="0" w:line="240" w:lineRule="auto"/>
              <w:jc w:val="center"/>
              <w:rPr>
                <w:ins w:id="29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9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59</w:t>
              </w:r>
            </w:ins>
          </w:p>
        </w:tc>
        <w:tc>
          <w:tcPr>
            <w:tcW w:w="646" w:type="dxa"/>
            <w:tcBorders>
              <w:top w:val="nil"/>
              <w:left w:val="nil"/>
              <w:bottom w:val="nil"/>
              <w:right w:val="nil"/>
            </w:tcBorders>
            <w:shd w:val="clear" w:color="auto" w:fill="auto"/>
            <w:noWrap/>
            <w:vAlign w:val="bottom"/>
            <w:hideMark/>
            <w:tcPrChange w:id="297"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035E974A" w14:textId="77777777" w:rsidR="00C121A2" w:rsidRPr="00C07900" w:rsidRDefault="00C121A2" w:rsidP="00C121A2">
            <w:pPr>
              <w:spacing w:after="0" w:line="240" w:lineRule="auto"/>
              <w:jc w:val="center"/>
              <w:rPr>
                <w:ins w:id="29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29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w:t>
              </w:r>
              <w:r>
                <w:rPr>
                  <w:rFonts w:ascii="Times New Roman" w:eastAsia="Times New Roman" w:hAnsi="Times New Roman" w:cs="Times New Roman"/>
                  <w:color w:val="000000"/>
                  <w:kern w:val="0"/>
                  <w:sz w:val="20"/>
                  <w:szCs w:val="20"/>
                  <w:lang w:eastAsia="en-AU"/>
                  <w14:ligatures w14:val="none"/>
                </w:rPr>
                <w:t>8</w:t>
              </w:r>
            </w:ins>
          </w:p>
        </w:tc>
        <w:tc>
          <w:tcPr>
            <w:tcW w:w="646" w:type="dxa"/>
            <w:tcBorders>
              <w:top w:val="nil"/>
              <w:left w:val="nil"/>
              <w:bottom w:val="nil"/>
              <w:right w:val="nil"/>
            </w:tcBorders>
            <w:shd w:val="clear" w:color="auto" w:fill="auto"/>
            <w:noWrap/>
            <w:vAlign w:val="bottom"/>
            <w:hideMark/>
            <w:tcPrChange w:id="300"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5EDE921A" w14:textId="77777777" w:rsidR="00C121A2" w:rsidRPr="00C07900" w:rsidRDefault="00C121A2" w:rsidP="00C121A2">
            <w:pPr>
              <w:spacing w:after="0" w:line="240" w:lineRule="auto"/>
              <w:jc w:val="center"/>
              <w:rPr>
                <w:ins w:id="30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0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w:t>
              </w:r>
              <w:r>
                <w:rPr>
                  <w:rFonts w:ascii="Times New Roman" w:eastAsia="Times New Roman" w:hAnsi="Times New Roman" w:cs="Times New Roman"/>
                  <w:color w:val="000000"/>
                  <w:kern w:val="0"/>
                  <w:sz w:val="20"/>
                  <w:szCs w:val="20"/>
                  <w:lang w:eastAsia="en-AU"/>
                  <w14:ligatures w14:val="none"/>
                </w:rPr>
                <w:t>7</w:t>
              </w:r>
            </w:ins>
          </w:p>
        </w:tc>
        <w:tc>
          <w:tcPr>
            <w:tcW w:w="652" w:type="dxa"/>
            <w:tcBorders>
              <w:top w:val="nil"/>
              <w:left w:val="nil"/>
              <w:bottom w:val="nil"/>
              <w:right w:val="nil"/>
            </w:tcBorders>
            <w:shd w:val="clear" w:color="auto" w:fill="auto"/>
            <w:noWrap/>
            <w:vAlign w:val="bottom"/>
            <w:hideMark/>
            <w:tcPrChange w:id="303" w:author="Simon William Mkasimongwa" w:date="2024-11-15T11:42:00Z" w16du:dateUtc="2024-11-15T00:42:00Z">
              <w:tcPr>
                <w:tcW w:w="652" w:type="dxa"/>
                <w:tcBorders>
                  <w:top w:val="nil"/>
                  <w:left w:val="nil"/>
                  <w:bottom w:val="nil"/>
                  <w:right w:val="nil"/>
                </w:tcBorders>
                <w:shd w:val="clear" w:color="auto" w:fill="auto"/>
                <w:noWrap/>
                <w:vAlign w:val="bottom"/>
                <w:hideMark/>
              </w:tcPr>
            </w:tcPrChange>
          </w:tcPr>
          <w:p w14:paraId="1B97CD55" w14:textId="77777777" w:rsidR="00C121A2" w:rsidRPr="00C07900" w:rsidRDefault="00C121A2" w:rsidP="00C121A2">
            <w:pPr>
              <w:spacing w:after="0" w:line="240" w:lineRule="auto"/>
              <w:jc w:val="center"/>
              <w:rPr>
                <w:ins w:id="30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0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60</w:t>
              </w:r>
            </w:ins>
          </w:p>
        </w:tc>
      </w:tr>
      <w:tr w:rsidR="00C121A2" w:rsidRPr="00C07900" w14:paraId="400ABEAD" w14:textId="77777777" w:rsidTr="00184868">
        <w:tblPrEx>
          <w:tblW w:w="9532" w:type="dxa"/>
          <w:tblPrExChange w:id="306" w:author="Simon William Mkasimongwa" w:date="2024-11-15T11:42:00Z" w16du:dateUtc="2024-11-15T00:42:00Z">
            <w:tblPrEx>
              <w:tblW w:w="9532" w:type="dxa"/>
            </w:tblPrEx>
          </w:tblPrExChange>
        </w:tblPrEx>
        <w:trPr>
          <w:trHeight w:val="241"/>
          <w:ins w:id="307" w:author="Simon William Mkasimongwa" w:date="2024-11-14T12:59:00Z"/>
          <w:trPrChange w:id="308" w:author="Simon William Mkasimongwa" w:date="2024-11-15T11:42:00Z" w16du:dateUtc="2024-11-15T00:42:00Z">
            <w:trPr>
              <w:trHeight w:val="356"/>
            </w:trPr>
          </w:trPrChange>
        </w:trPr>
        <w:tc>
          <w:tcPr>
            <w:tcW w:w="2127" w:type="dxa"/>
            <w:tcBorders>
              <w:top w:val="nil"/>
              <w:left w:val="nil"/>
              <w:bottom w:val="nil"/>
              <w:right w:val="nil"/>
            </w:tcBorders>
            <w:shd w:val="clear" w:color="auto" w:fill="auto"/>
            <w:noWrap/>
            <w:vAlign w:val="center"/>
            <w:hideMark/>
            <w:tcPrChange w:id="309" w:author="Simon William Mkasimongwa" w:date="2024-11-15T11:42:00Z" w16du:dateUtc="2024-11-15T00:42:00Z">
              <w:tcPr>
                <w:tcW w:w="2127" w:type="dxa"/>
                <w:tcBorders>
                  <w:top w:val="nil"/>
                  <w:left w:val="nil"/>
                  <w:bottom w:val="nil"/>
                  <w:right w:val="nil"/>
                </w:tcBorders>
                <w:shd w:val="clear" w:color="auto" w:fill="auto"/>
                <w:noWrap/>
                <w:vAlign w:val="center"/>
                <w:hideMark/>
              </w:tcPr>
            </w:tcPrChange>
          </w:tcPr>
          <w:p w14:paraId="6CEDD249" w14:textId="77777777" w:rsidR="00C121A2" w:rsidRPr="00C07900" w:rsidRDefault="00C121A2" w:rsidP="00C121A2">
            <w:pPr>
              <w:spacing w:after="0" w:line="240" w:lineRule="auto"/>
              <w:jc w:val="center"/>
              <w:rPr>
                <w:ins w:id="31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08" w:type="dxa"/>
            <w:tcBorders>
              <w:top w:val="nil"/>
              <w:left w:val="nil"/>
              <w:bottom w:val="nil"/>
              <w:right w:val="nil"/>
            </w:tcBorders>
            <w:shd w:val="clear" w:color="auto" w:fill="auto"/>
            <w:noWrap/>
            <w:vAlign w:val="center"/>
            <w:hideMark/>
            <w:tcPrChange w:id="311" w:author="Simon William Mkasimongwa" w:date="2024-11-15T11:42:00Z" w16du:dateUtc="2024-11-15T00:42:00Z">
              <w:tcPr>
                <w:tcW w:w="708" w:type="dxa"/>
                <w:tcBorders>
                  <w:top w:val="nil"/>
                  <w:left w:val="nil"/>
                  <w:bottom w:val="nil"/>
                  <w:right w:val="nil"/>
                </w:tcBorders>
                <w:shd w:val="clear" w:color="auto" w:fill="auto"/>
                <w:noWrap/>
                <w:vAlign w:val="center"/>
                <w:hideMark/>
              </w:tcPr>
            </w:tcPrChange>
          </w:tcPr>
          <w:p w14:paraId="7AA91CF9" w14:textId="77777777" w:rsidR="00C121A2" w:rsidRPr="00C07900" w:rsidRDefault="00C121A2" w:rsidP="00C121A2">
            <w:pPr>
              <w:spacing w:after="0" w:line="240" w:lineRule="auto"/>
              <w:rPr>
                <w:ins w:id="31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1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O</w:t>
              </w:r>
              <w:r w:rsidRPr="00C07900">
                <w:rPr>
                  <w:rFonts w:ascii="Times New Roman" w:eastAsia="Times New Roman" w:hAnsi="Times New Roman" w:cs="Times New Roman"/>
                  <w:color w:val="000000"/>
                  <w:kern w:val="0"/>
                  <w:sz w:val="20"/>
                  <w:szCs w:val="20"/>
                  <w:vertAlign w:val="subscript"/>
                  <w:lang w:eastAsia="en-AU"/>
                  <w14:ligatures w14:val="none"/>
                </w:rPr>
                <w:t xml:space="preserve">3 </w:t>
              </w:r>
            </w:ins>
          </w:p>
        </w:tc>
        <w:tc>
          <w:tcPr>
            <w:tcW w:w="716" w:type="dxa"/>
            <w:tcBorders>
              <w:top w:val="nil"/>
              <w:left w:val="nil"/>
              <w:bottom w:val="nil"/>
              <w:right w:val="nil"/>
            </w:tcBorders>
            <w:shd w:val="clear" w:color="auto" w:fill="auto"/>
            <w:noWrap/>
            <w:vAlign w:val="center"/>
            <w:hideMark/>
            <w:tcPrChange w:id="314" w:author="Simon William Mkasimongwa" w:date="2024-11-15T11:42:00Z" w16du:dateUtc="2024-11-15T00:42:00Z">
              <w:tcPr>
                <w:tcW w:w="716" w:type="dxa"/>
                <w:tcBorders>
                  <w:top w:val="nil"/>
                  <w:left w:val="nil"/>
                  <w:bottom w:val="nil"/>
                  <w:right w:val="nil"/>
                </w:tcBorders>
                <w:shd w:val="clear" w:color="auto" w:fill="auto"/>
                <w:noWrap/>
                <w:vAlign w:val="center"/>
                <w:hideMark/>
              </w:tcPr>
            </w:tcPrChange>
          </w:tcPr>
          <w:p w14:paraId="44C9705F" w14:textId="77777777" w:rsidR="00C121A2" w:rsidRPr="00C07900" w:rsidRDefault="00C121A2" w:rsidP="00C121A2">
            <w:pPr>
              <w:spacing w:after="0" w:line="240" w:lineRule="auto"/>
              <w:jc w:val="right"/>
              <w:rPr>
                <w:ins w:id="31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1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26205</w:t>
              </w:r>
            </w:ins>
          </w:p>
        </w:tc>
        <w:tc>
          <w:tcPr>
            <w:tcW w:w="1174" w:type="dxa"/>
            <w:tcBorders>
              <w:top w:val="nil"/>
              <w:left w:val="nil"/>
              <w:bottom w:val="nil"/>
              <w:right w:val="nil"/>
            </w:tcBorders>
            <w:shd w:val="clear" w:color="auto" w:fill="auto"/>
            <w:noWrap/>
            <w:vAlign w:val="bottom"/>
            <w:hideMark/>
            <w:tcPrChange w:id="317" w:author="Simon William Mkasimongwa" w:date="2024-11-15T11:42:00Z" w16du:dateUtc="2024-11-15T00:42:00Z">
              <w:tcPr>
                <w:tcW w:w="1174" w:type="dxa"/>
                <w:tcBorders>
                  <w:top w:val="nil"/>
                  <w:left w:val="nil"/>
                  <w:bottom w:val="nil"/>
                  <w:right w:val="nil"/>
                </w:tcBorders>
                <w:shd w:val="clear" w:color="auto" w:fill="auto"/>
                <w:noWrap/>
                <w:vAlign w:val="bottom"/>
                <w:hideMark/>
              </w:tcPr>
            </w:tcPrChange>
          </w:tcPr>
          <w:p w14:paraId="7EE8C659" w14:textId="77777777" w:rsidR="00C121A2" w:rsidRPr="00C07900" w:rsidRDefault="00C121A2" w:rsidP="00C121A2">
            <w:pPr>
              <w:spacing w:after="0" w:line="240" w:lineRule="auto"/>
              <w:rPr>
                <w:ins w:id="31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1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529 (6)</w:t>
              </w:r>
            </w:ins>
          </w:p>
        </w:tc>
        <w:tc>
          <w:tcPr>
            <w:tcW w:w="1171" w:type="dxa"/>
            <w:tcBorders>
              <w:top w:val="nil"/>
              <w:left w:val="nil"/>
              <w:bottom w:val="nil"/>
              <w:right w:val="nil"/>
            </w:tcBorders>
            <w:shd w:val="clear" w:color="auto" w:fill="auto"/>
            <w:noWrap/>
            <w:vAlign w:val="bottom"/>
            <w:hideMark/>
            <w:tcPrChange w:id="320" w:author="Simon William Mkasimongwa" w:date="2024-11-15T11:42:00Z" w16du:dateUtc="2024-11-15T00:42:00Z">
              <w:tcPr>
                <w:tcW w:w="1171" w:type="dxa"/>
                <w:tcBorders>
                  <w:top w:val="nil"/>
                  <w:left w:val="nil"/>
                  <w:bottom w:val="nil"/>
                  <w:right w:val="nil"/>
                </w:tcBorders>
                <w:shd w:val="clear" w:color="auto" w:fill="auto"/>
                <w:noWrap/>
                <w:vAlign w:val="bottom"/>
                <w:hideMark/>
              </w:tcPr>
            </w:tcPrChange>
          </w:tcPr>
          <w:p w14:paraId="430E3C5E" w14:textId="77777777" w:rsidR="00C121A2" w:rsidRPr="00C07900" w:rsidRDefault="00C121A2" w:rsidP="00C121A2">
            <w:pPr>
              <w:spacing w:after="0" w:line="240" w:lineRule="auto"/>
              <w:jc w:val="center"/>
              <w:rPr>
                <w:ins w:id="32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2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0</w:t>
              </w:r>
            </w:ins>
          </w:p>
        </w:tc>
        <w:tc>
          <w:tcPr>
            <w:tcW w:w="1276" w:type="dxa"/>
            <w:tcBorders>
              <w:top w:val="nil"/>
              <w:left w:val="nil"/>
              <w:bottom w:val="nil"/>
              <w:right w:val="nil"/>
            </w:tcBorders>
            <w:shd w:val="clear" w:color="auto" w:fill="auto"/>
            <w:noWrap/>
            <w:vAlign w:val="bottom"/>
            <w:hideMark/>
            <w:tcPrChange w:id="323" w:author="Simon William Mkasimongwa" w:date="2024-11-15T11:42:00Z" w16du:dateUtc="2024-11-15T00:42:00Z">
              <w:tcPr>
                <w:tcW w:w="1276" w:type="dxa"/>
                <w:tcBorders>
                  <w:top w:val="nil"/>
                  <w:left w:val="nil"/>
                  <w:bottom w:val="nil"/>
                  <w:right w:val="nil"/>
                </w:tcBorders>
                <w:shd w:val="clear" w:color="auto" w:fill="auto"/>
                <w:noWrap/>
                <w:vAlign w:val="bottom"/>
                <w:hideMark/>
              </w:tcPr>
            </w:tcPrChange>
          </w:tcPr>
          <w:p w14:paraId="142EBBB1" w14:textId="77777777" w:rsidR="00C121A2" w:rsidRPr="00C07900" w:rsidRDefault="00C121A2" w:rsidP="00C121A2">
            <w:pPr>
              <w:spacing w:after="0" w:line="240" w:lineRule="auto"/>
              <w:jc w:val="center"/>
              <w:rPr>
                <w:ins w:id="32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2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w:t>
              </w:r>
            </w:ins>
          </w:p>
        </w:tc>
        <w:tc>
          <w:tcPr>
            <w:tcW w:w="416" w:type="dxa"/>
            <w:tcBorders>
              <w:top w:val="nil"/>
              <w:left w:val="nil"/>
              <w:bottom w:val="nil"/>
              <w:right w:val="nil"/>
            </w:tcBorders>
            <w:shd w:val="clear" w:color="auto" w:fill="auto"/>
            <w:noWrap/>
            <w:vAlign w:val="bottom"/>
            <w:hideMark/>
            <w:tcPrChange w:id="326" w:author="Simon William Mkasimongwa" w:date="2024-11-15T11:42:00Z" w16du:dateUtc="2024-11-15T00:42:00Z">
              <w:tcPr>
                <w:tcW w:w="416" w:type="dxa"/>
                <w:tcBorders>
                  <w:top w:val="nil"/>
                  <w:left w:val="nil"/>
                  <w:bottom w:val="nil"/>
                  <w:right w:val="nil"/>
                </w:tcBorders>
                <w:shd w:val="clear" w:color="auto" w:fill="auto"/>
                <w:noWrap/>
                <w:vAlign w:val="bottom"/>
                <w:hideMark/>
              </w:tcPr>
            </w:tcPrChange>
          </w:tcPr>
          <w:p w14:paraId="5FE32B19" w14:textId="77777777" w:rsidR="00C121A2" w:rsidRPr="00C07900" w:rsidRDefault="00C121A2" w:rsidP="00C121A2">
            <w:pPr>
              <w:spacing w:after="0" w:line="240" w:lineRule="auto"/>
              <w:jc w:val="center"/>
              <w:rPr>
                <w:ins w:id="32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2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15</w:t>
              </w:r>
            </w:ins>
          </w:p>
        </w:tc>
        <w:tc>
          <w:tcPr>
            <w:tcW w:w="646" w:type="dxa"/>
            <w:tcBorders>
              <w:top w:val="nil"/>
              <w:left w:val="nil"/>
              <w:bottom w:val="nil"/>
              <w:right w:val="nil"/>
            </w:tcBorders>
            <w:shd w:val="clear" w:color="auto" w:fill="auto"/>
            <w:noWrap/>
            <w:vAlign w:val="bottom"/>
            <w:hideMark/>
            <w:tcPrChange w:id="329"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28F947F5" w14:textId="77777777" w:rsidR="00C121A2" w:rsidRPr="00C07900" w:rsidRDefault="00C121A2" w:rsidP="00C121A2">
            <w:pPr>
              <w:spacing w:after="0" w:line="240" w:lineRule="auto"/>
              <w:jc w:val="center"/>
              <w:rPr>
                <w:ins w:id="33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3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w:t>
              </w:r>
            </w:ins>
          </w:p>
        </w:tc>
        <w:tc>
          <w:tcPr>
            <w:tcW w:w="646" w:type="dxa"/>
            <w:tcBorders>
              <w:top w:val="nil"/>
              <w:left w:val="nil"/>
              <w:bottom w:val="nil"/>
              <w:right w:val="nil"/>
            </w:tcBorders>
            <w:shd w:val="clear" w:color="auto" w:fill="auto"/>
            <w:noWrap/>
            <w:vAlign w:val="bottom"/>
            <w:hideMark/>
            <w:tcPrChange w:id="332"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7E4A4EBA" w14:textId="77777777" w:rsidR="00C121A2" w:rsidRPr="00C07900" w:rsidRDefault="00C121A2" w:rsidP="00C121A2">
            <w:pPr>
              <w:spacing w:after="0" w:line="240" w:lineRule="auto"/>
              <w:jc w:val="center"/>
              <w:rPr>
                <w:ins w:id="33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3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0</w:t>
              </w:r>
            </w:ins>
          </w:p>
        </w:tc>
        <w:tc>
          <w:tcPr>
            <w:tcW w:w="652" w:type="dxa"/>
            <w:tcBorders>
              <w:top w:val="nil"/>
              <w:left w:val="nil"/>
              <w:bottom w:val="nil"/>
              <w:right w:val="nil"/>
            </w:tcBorders>
            <w:shd w:val="clear" w:color="auto" w:fill="auto"/>
            <w:noWrap/>
            <w:vAlign w:val="bottom"/>
            <w:hideMark/>
            <w:tcPrChange w:id="335" w:author="Simon William Mkasimongwa" w:date="2024-11-15T11:42:00Z" w16du:dateUtc="2024-11-15T00:42:00Z">
              <w:tcPr>
                <w:tcW w:w="652" w:type="dxa"/>
                <w:tcBorders>
                  <w:top w:val="nil"/>
                  <w:left w:val="nil"/>
                  <w:bottom w:val="nil"/>
                  <w:right w:val="nil"/>
                </w:tcBorders>
                <w:shd w:val="clear" w:color="auto" w:fill="auto"/>
                <w:noWrap/>
                <w:vAlign w:val="bottom"/>
                <w:hideMark/>
              </w:tcPr>
            </w:tcPrChange>
          </w:tcPr>
          <w:p w14:paraId="03BB35C7" w14:textId="77777777" w:rsidR="00C121A2" w:rsidRPr="00C07900" w:rsidRDefault="00C121A2" w:rsidP="00C121A2">
            <w:pPr>
              <w:spacing w:after="0" w:line="240" w:lineRule="auto"/>
              <w:jc w:val="center"/>
              <w:rPr>
                <w:ins w:id="33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3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w:t>
              </w:r>
            </w:ins>
          </w:p>
        </w:tc>
      </w:tr>
      <w:tr w:rsidR="00C121A2" w:rsidRPr="00C07900" w14:paraId="7F3B745A" w14:textId="77777777" w:rsidTr="00184868">
        <w:tblPrEx>
          <w:tblW w:w="9532" w:type="dxa"/>
          <w:tblPrExChange w:id="338" w:author="Simon William Mkasimongwa" w:date="2024-11-15T11:42:00Z" w16du:dateUtc="2024-11-15T00:42:00Z">
            <w:tblPrEx>
              <w:tblW w:w="9532" w:type="dxa"/>
            </w:tblPrEx>
          </w:tblPrExChange>
        </w:tblPrEx>
        <w:trPr>
          <w:trHeight w:val="145"/>
          <w:ins w:id="339" w:author="Simon William Mkasimongwa" w:date="2024-11-14T12:59:00Z"/>
          <w:trPrChange w:id="340" w:author="Simon William Mkasimongwa" w:date="2024-11-15T11:42:00Z" w16du:dateUtc="2024-11-15T00:42:00Z">
            <w:trPr>
              <w:trHeight w:val="339"/>
            </w:trPr>
          </w:trPrChange>
        </w:trPr>
        <w:tc>
          <w:tcPr>
            <w:tcW w:w="2127" w:type="dxa"/>
            <w:tcBorders>
              <w:top w:val="nil"/>
              <w:left w:val="nil"/>
              <w:bottom w:val="nil"/>
              <w:right w:val="nil"/>
            </w:tcBorders>
            <w:shd w:val="clear" w:color="auto" w:fill="auto"/>
            <w:vAlign w:val="center"/>
            <w:hideMark/>
            <w:tcPrChange w:id="341" w:author="Simon William Mkasimongwa" w:date="2024-11-15T11:42:00Z" w16du:dateUtc="2024-11-15T00:42:00Z">
              <w:tcPr>
                <w:tcW w:w="2127" w:type="dxa"/>
                <w:tcBorders>
                  <w:top w:val="nil"/>
                  <w:left w:val="nil"/>
                  <w:bottom w:val="nil"/>
                  <w:right w:val="nil"/>
                </w:tcBorders>
                <w:shd w:val="clear" w:color="auto" w:fill="auto"/>
                <w:vAlign w:val="center"/>
                <w:hideMark/>
              </w:tcPr>
            </w:tcPrChange>
          </w:tcPr>
          <w:p w14:paraId="7741D334" w14:textId="77777777" w:rsidR="00C121A2" w:rsidRPr="00C07900" w:rsidRDefault="00C121A2" w:rsidP="00C121A2">
            <w:pPr>
              <w:spacing w:after="0" w:line="240" w:lineRule="auto"/>
              <w:rPr>
                <w:ins w:id="34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4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Single events</w:t>
              </w:r>
            </w:ins>
          </w:p>
        </w:tc>
        <w:tc>
          <w:tcPr>
            <w:tcW w:w="708" w:type="dxa"/>
            <w:tcBorders>
              <w:top w:val="nil"/>
              <w:left w:val="nil"/>
              <w:bottom w:val="nil"/>
              <w:right w:val="nil"/>
            </w:tcBorders>
            <w:shd w:val="clear" w:color="auto" w:fill="auto"/>
            <w:noWrap/>
            <w:vAlign w:val="center"/>
            <w:hideMark/>
            <w:tcPrChange w:id="344" w:author="Simon William Mkasimongwa" w:date="2024-11-15T11:42:00Z" w16du:dateUtc="2024-11-15T00:42:00Z">
              <w:tcPr>
                <w:tcW w:w="708" w:type="dxa"/>
                <w:tcBorders>
                  <w:top w:val="nil"/>
                  <w:left w:val="nil"/>
                  <w:bottom w:val="nil"/>
                  <w:right w:val="nil"/>
                </w:tcBorders>
                <w:shd w:val="clear" w:color="auto" w:fill="auto"/>
                <w:noWrap/>
                <w:vAlign w:val="center"/>
                <w:hideMark/>
              </w:tcPr>
            </w:tcPrChange>
          </w:tcPr>
          <w:p w14:paraId="3350625C" w14:textId="77777777" w:rsidR="00C121A2" w:rsidRPr="00C07900" w:rsidRDefault="00C121A2" w:rsidP="00C121A2">
            <w:pPr>
              <w:spacing w:after="0" w:line="240" w:lineRule="auto"/>
              <w:rPr>
                <w:ins w:id="34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16" w:type="dxa"/>
            <w:tcBorders>
              <w:top w:val="nil"/>
              <w:left w:val="nil"/>
              <w:bottom w:val="nil"/>
              <w:right w:val="nil"/>
            </w:tcBorders>
            <w:shd w:val="clear" w:color="auto" w:fill="auto"/>
            <w:noWrap/>
            <w:vAlign w:val="center"/>
            <w:hideMark/>
            <w:tcPrChange w:id="346" w:author="Simon William Mkasimongwa" w:date="2024-11-15T11:42:00Z" w16du:dateUtc="2024-11-15T00:42:00Z">
              <w:tcPr>
                <w:tcW w:w="716" w:type="dxa"/>
                <w:tcBorders>
                  <w:top w:val="nil"/>
                  <w:left w:val="nil"/>
                  <w:bottom w:val="nil"/>
                  <w:right w:val="nil"/>
                </w:tcBorders>
                <w:shd w:val="clear" w:color="auto" w:fill="auto"/>
                <w:noWrap/>
                <w:vAlign w:val="center"/>
                <w:hideMark/>
              </w:tcPr>
            </w:tcPrChange>
          </w:tcPr>
          <w:p w14:paraId="2DDA2FA0" w14:textId="77777777" w:rsidR="00C121A2" w:rsidRPr="00C07900" w:rsidRDefault="00C121A2" w:rsidP="00C121A2">
            <w:pPr>
              <w:spacing w:after="0" w:line="240" w:lineRule="auto"/>
              <w:rPr>
                <w:ins w:id="347"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1174" w:type="dxa"/>
            <w:tcBorders>
              <w:top w:val="nil"/>
              <w:left w:val="nil"/>
              <w:bottom w:val="nil"/>
              <w:right w:val="nil"/>
            </w:tcBorders>
            <w:shd w:val="clear" w:color="auto" w:fill="auto"/>
            <w:noWrap/>
            <w:vAlign w:val="bottom"/>
            <w:hideMark/>
            <w:tcPrChange w:id="348" w:author="Simon William Mkasimongwa" w:date="2024-11-15T11:42:00Z" w16du:dateUtc="2024-11-15T00:42:00Z">
              <w:tcPr>
                <w:tcW w:w="1174" w:type="dxa"/>
                <w:tcBorders>
                  <w:top w:val="nil"/>
                  <w:left w:val="nil"/>
                  <w:bottom w:val="nil"/>
                  <w:right w:val="nil"/>
                </w:tcBorders>
                <w:shd w:val="clear" w:color="auto" w:fill="auto"/>
                <w:noWrap/>
                <w:vAlign w:val="bottom"/>
                <w:hideMark/>
              </w:tcPr>
            </w:tcPrChange>
          </w:tcPr>
          <w:p w14:paraId="2661DC8D" w14:textId="77777777" w:rsidR="00C121A2" w:rsidRPr="00C07900" w:rsidRDefault="00C121A2" w:rsidP="00C121A2">
            <w:pPr>
              <w:spacing w:after="0" w:line="240" w:lineRule="auto"/>
              <w:rPr>
                <w:ins w:id="34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5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1284 (15)</w:t>
              </w:r>
            </w:ins>
          </w:p>
        </w:tc>
        <w:tc>
          <w:tcPr>
            <w:tcW w:w="1171" w:type="dxa"/>
            <w:tcBorders>
              <w:top w:val="nil"/>
              <w:left w:val="nil"/>
              <w:bottom w:val="nil"/>
              <w:right w:val="nil"/>
            </w:tcBorders>
            <w:shd w:val="clear" w:color="auto" w:fill="auto"/>
            <w:noWrap/>
            <w:vAlign w:val="bottom"/>
            <w:hideMark/>
            <w:tcPrChange w:id="351" w:author="Simon William Mkasimongwa" w:date="2024-11-15T11:42:00Z" w16du:dateUtc="2024-11-15T00:42:00Z">
              <w:tcPr>
                <w:tcW w:w="1171" w:type="dxa"/>
                <w:tcBorders>
                  <w:top w:val="nil"/>
                  <w:left w:val="nil"/>
                  <w:bottom w:val="nil"/>
                  <w:right w:val="nil"/>
                </w:tcBorders>
                <w:shd w:val="clear" w:color="auto" w:fill="auto"/>
                <w:noWrap/>
                <w:vAlign w:val="bottom"/>
                <w:hideMark/>
              </w:tcPr>
            </w:tcPrChange>
          </w:tcPr>
          <w:p w14:paraId="1356D562" w14:textId="77777777" w:rsidR="00C121A2" w:rsidRPr="00C07900" w:rsidRDefault="00C121A2" w:rsidP="00C121A2">
            <w:pPr>
              <w:spacing w:after="0" w:line="240" w:lineRule="auto"/>
              <w:jc w:val="center"/>
              <w:rPr>
                <w:ins w:id="35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5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w:t>
              </w:r>
            </w:ins>
          </w:p>
        </w:tc>
        <w:tc>
          <w:tcPr>
            <w:tcW w:w="1276" w:type="dxa"/>
            <w:tcBorders>
              <w:top w:val="nil"/>
              <w:left w:val="nil"/>
              <w:bottom w:val="nil"/>
              <w:right w:val="nil"/>
            </w:tcBorders>
            <w:shd w:val="clear" w:color="auto" w:fill="auto"/>
            <w:noWrap/>
            <w:vAlign w:val="bottom"/>
            <w:hideMark/>
            <w:tcPrChange w:id="354" w:author="Simon William Mkasimongwa" w:date="2024-11-15T11:42:00Z" w16du:dateUtc="2024-11-15T00:42:00Z">
              <w:tcPr>
                <w:tcW w:w="1276" w:type="dxa"/>
                <w:tcBorders>
                  <w:top w:val="nil"/>
                  <w:left w:val="nil"/>
                  <w:bottom w:val="nil"/>
                  <w:right w:val="nil"/>
                </w:tcBorders>
                <w:shd w:val="clear" w:color="auto" w:fill="auto"/>
                <w:noWrap/>
                <w:vAlign w:val="bottom"/>
                <w:hideMark/>
              </w:tcPr>
            </w:tcPrChange>
          </w:tcPr>
          <w:p w14:paraId="0544C102" w14:textId="77777777" w:rsidR="00C121A2" w:rsidRPr="00C07900" w:rsidRDefault="00C121A2" w:rsidP="00C121A2">
            <w:pPr>
              <w:spacing w:after="0" w:line="240" w:lineRule="auto"/>
              <w:jc w:val="center"/>
              <w:rPr>
                <w:ins w:id="35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5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4</w:t>
              </w:r>
            </w:ins>
          </w:p>
        </w:tc>
        <w:tc>
          <w:tcPr>
            <w:tcW w:w="416" w:type="dxa"/>
            <w:tcBorders>
              <w:top w:val="nil"/>
              <w:left w:val="nil"/>
              <w:bottom w:val="nil"/>
              <w:right w:val="nil"/>
            </w:tcBorders>
            <w:shd w:val="clear" w:color="auto" w:fill="auto"/>
            <w:noWrap/>
            <w:vAlign w:val="bottom"/>
            <w:hideMark/>
            <w:tcPrChange w:id="357" w:author="Simon William Mkasimongwa" w:date="2024-11-15T11:42:00Z" w16du:dateUtc="2024-11-15T00:42:00Z">
              <w:tcPr>
                <w:tcW w:w="416" w:type="dxa"/>
                <w:tcBorders>
                  <w:top w:val="nil"/>
                  <w:left w:val="nil"/>
                  <w:bottom w:val="nil"/>
                  <w:right w:val="nil"/>
                </w:tcBorders>
                <w:shd w:val="clear" w:color="auto" w:fill="auto"/>
                <w:noWrap/>
                <w:vAlign w:val="bottom"/>
                <w:hideMark/>
              </w:tcPr>
            </w:tcPrChange>
          </w:tcPr>
          <w:p w14:paraId="39AD2A3E" w14:textId="77777777" w:rsidR="00C121A2" w:rsidRPr="00C07900" w:rsidRDefault="00C121A2" w:rsidP="00C121A2">
            <w:pPr>
              <w:spacing w:after="0" w:line="240" w:lineRule="auto"/>
              <w:jc w:val="center"/>
              <w:rPr>
                <w:ins w:id="35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5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16</w:t>
              </w:r>
            </w:ins>
          </w:p>
        </w:tc>
        <w:tc>
          <w:tcPr>
            <w:tcW w:w="646" w:type="dxa"/>
            <w:tcBorders>
              <w:top w:val="nil"/>
              <w:left w:val="nil"/>
              <w:bottom w:val="nil"/>
              <w:right w:val="nil"/>
            </w:tcBorders>
            <w:shd w:val="clear" w:color="auto" w:fill="auto"/>
            <w:noWrap/>
            <w:vAlign w:val="bottom"/>
            <w:hideMark/>
            <w:tcPrChange w:id="360"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433A4F0F" w14:textId="77777777" w:rsidR="00C121A2" w:rsidRPr="00C07900" w:rsidRDefault="00C121A2" w:rsidP="00C121A2">
            <w:pPr>
              <w:spacing w:after="0" w:line="240" w:lineRule="auto"/>
              <w:jc w:val="center"/>
              <w:rPr>
                <w:ins w:id="36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6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14</w:t>
              </w:r>
            </w:ins>
          </w:p>
        </w:tc>
        <w:tc>
          <w:tcPr>
            <w:tcW w:w="646" w:type="dxa"/>
            <w:tcBorders>
              <w:top w:val="nil"/>
              <w:left w:val="nil"/>
              <w:bottom w:val="nil"/>
              <w:right w:val="nil"/>
            </w:tcBorders>
            <w:shd w:val="clear" w:color="auto" w:fill="auto"/>
            <w:noWrap/>
            <w:vAlign w:val="bottom"/>
            <w:hideMark/>
            <w:tcPrChange w:id="363"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2EF7D7AE" w14:textId="77777777" w:rsidR="00C121A2" w:rsidRPr="00C07900" w:rsidRDefault="00C121A2" w:rsidP="00C121A2">
            <w:pPr>
              <w:spacing w:after="0" w:line="240" w:lineRule="auto"/>
              <w:jc w:val="center"/>
              <w:rPr>
                <w:ins w:id="36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6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9</w:t>
              </w:r>
            </w:ins>
          </w:p>
        </w:tc>
        <w:tc>
          <w:tcPr>
            <w:tcW w:w="652" w:type="dxa"/>
            <w:tcBorders>
              <w:top w:val="nil"/>
              <w:left w:val="nil"/>
              <w:bottom w:val="nil"/>
              <w:right w:val="nil"/>
            </w:tcBorders>
            <w:shd w:val="clear" w:color="auto" w:fill="auto"/>
            <w:noWrap/>
            <w:vAlign w:val="bottom"/>
            <w:hideMark/>
            <w:tcPrChange w:id="366" w:author="Simon William Mkasimongwa" w:date="2024-11-15T11:42:00Z" w16du:dateUtc="2024-11-15T00:42:00Z">
              <w:tcPr>
                <w:tcW w:w="652" w:type="dxa"/>
                <w:tcBorders>
                  <w:top w:val="nil"/>
                  <w:left w:val="nil"/>
                  <w:bottom w:val="nil"/>
                  <w:right w:val="nil"/>
                </w:tcBorders>
                <w:shd w:val="clear" w:color="auto" w:fill="auto"/>
                <w:noWrap/>
                <w:vAlign w:val="bottom"/>
                <w:hideMark/>
              </w:tcPr>
            </w:tcPrChange>
          </w:tcPr>
          <w:p w14:paraId="7519F0E5" w14:textId="77777777" w:rsidR="00C121A2" w:rsidRPr="00C07900" w:rsidRDefault="00C121A2" w:rsidP="00C121A2">
            <w:pPr>
              <w:spacing w:after="0" w:line="240" w:lineRule="auto"/>
              <w:jc w:val="center"/>
              <w:rPr>
                <w:ins w:id="36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6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14</w:t>
              </w:r>
            </w:ins>
          </w:p>
        </w:tc>
      </w:tr>
      <w:tr w:rsidR="00C121A2" w:rsidRPr="00C07900" w14:paraId="78491639" w14:textId="77777777" w:rsidTr="00184868">
        <w:tblPrEx>
          <w:tblW w:w="9532" w:type="dxa"/>
          <w:tblPrExChange w:id="369" w:author="Simon William Mkasimongwa" w:date="2024-11-15T11:42:00Z" w16du:dateUtc="2024-11-15T00:42:00Z">
            <w:tblPrEx>
              <w:tblW w:w="9532" w:type="dxa"/>
            </w:tblPrEx>
          </w:tblPrExChange>
        </w:tblPrEx>
        <w:trPr>
          <w:trHeight w:val="205"/>
          <w:ins w:id="370" w:author="Simon William Mkasimongwa" w:date="2024-11-14T12:59:00Z"/>
          <w:trPrChange w:id="371" w:author="Simon William Mkasimongwa" w:date="2024-11-15T11:42:00Z" w16du:dateUtc="2024-11-15T00:42:00Z">
            <w:trPr>
              <w:trHeight w:val="339"/>
            </w:trPr>
          </w:trPrChange>
        </w:trPr>
        <w:tc>
          <w:tcPr>
            <w:tcW w:w="2127" w:type="dxa"/>
            <w:tcBorders>
              <w:top w:val="nil"/>
              <w:left w:val="nil"/>
              <w:bottom w:val="single" w:sz="8" w:space="0" w:color="auto"/>
              <w:right w:val="nil"/>
            </w:tcBorders>
            <w:shd w:val="clear" w:color="auto" w:fill="auto"/>
            <w:noWrap/>
            <w:vAlign w:val="center"/>
            <w:hideMark/>
            <w:tcPrChange w:id="372" w:author="Simon William Mkasimongwa" w:date="2024-11-15T11:42:00Z" w16du:dateUtc="2024-11-15T00:42:00Z">
              <w:tcPr>
                <w:tcW w:w="2127" w:type="dxa"/>
                <w:tcBorders>
                  <w:top w:val="nil"/>
                  <w:left w:val="nil"/>
                  <w:bottom w:val="single" w:sz="8" w:space="0" w:color="auto"/>
                  <w:right w:val="nil"/>
                </w:tcBorders>
                <w:shd w:val="clear" w:color="auto" w:fill="auto"/>
                <w:noWrap/>
                <w:vAlign w:val="center"/>
                <w:hideMark/>
              </w:tcPr>
            </w:tcPrChange>
          </w:tcPr>
          <w:p w14:paraId="26EBA7F1" w14:textId="77777777" w:rsidR="00C121A2" w:rsidRPr="00C07900" w:rsidRDefault="00C121A2" w:rsidP="00C121A2">
            <w:pPr>
              <w:spacing w:after="0" w:line="240" w:lineRule="auto"/>
              <w:rPr>
                <w:ins w:id="37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7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Multi-pollutant</w:t>
              </w:r>
            </w:ins>
          </w:p>
        </w:tc>
        <w:tc>
          <w:tcPr>
            <w:tcW w:w="708" w:type="dxa"/>
            <w:tcBorders>
              <w:top w:val="nil"/>
              <w:left w:val="nil"/>
              <w:bottom w:val="single" w:sz="8" w:space="0" w:color="auto"/>
              <w:right w:val="nil"/>
            </w:tcBorders>
            <w:shd w:val="clear" w:color="auto" w:fill="auto"/>
            <w:noWrap/>
            <w:vAlign w:val="center"/>
            <w:hideMark/>
            <w:tcPrChange w:id="375" w:author="Simon William Mkasimongwa" w:date="2024-11-15T11:42:00Z" w16du:dateUtc="2024-11-15T00:42:00Z">
              <w:tcPr>
                <w:tcW w:w="708" w:type="dxa"/>
                <w:tcBorders>
                  <w:top w:val="nil"/>
                  <w:left w:val="nil"/>
                  <w:bottom w:val="single" w:sz="8" w:space="0" w:color="auto"/>
                  <w:right w:val="nil"/>
                </w:tcBorders>
                <w:shd w:val="clear" w:color="auto" w:fill="auto"/>
                <w:noWrap/>
                <w:vAlign w:val="center"/>
                <w:hideMark/>
              </w:tcPr>
            </w:tcPrChange>
          </w:tcPr>
          <w:p w14:paraId="39969D25" w14:textId="77777777" w:rsidR="00C121A2" w:rsidRPr="00C07900" w:rsidRDefault="00C121A2" w:rsidP="00C121A2">
            <w:pPr>
              <w:spacing w:after="0" w:line="240" w:lineRule="auto"/>
              <w:rPr>
                <w:ins w:id="37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7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w:t>
              </w:r>
            </w:ins>
          </w:p>
        </w:tc>
        <w:tc>
          <w:tcPr>
            <w:tcW w:w="716" w:type="dxa"/>
            <w:tcBorders>
              <w:top w:val="nil"/>
              <w:left w:val="nil"/>
              <w:bottom w:val="single" w:sz="8" w:space="0" w:color="auto"/>
              <w:right w:val="nil"/>
            </w:tcBorders>
            <w:shd w:val="clear" w:color="auto" w:fill="auto"/>
            <w:noWrap/>
            <w:vAlign w:val="center"/>
            <w:hideMark/>
            <w:tcPrChange w:id="378" w:author="Simon William Mkasimongwa" w:date="2024-11-15T11:42:00Z" w16du:dateUtc="2024-11-15T00:42:00Z">
              <w:tcPr>
                <w:tcW w:w="716" w:type="dxa"/>
                <w:tcBorders>
                  <w:top w:val="nil"/>
                  <w:left w:val="nil"/>
                  <w:bottom w:val="single" w:sz="8" w:space="0" w:color="auto"/>
                  <w:right w:val="nil"/>
                </w:tcBorders>
                <w:shd w:val="clear" w:color="auto" w:fill="auto"/>
                <w:noWrap/>
                <w:vAlign w:val="center"/>
                <w:hideMark/>
              </w:tcPr>
            </w:tcPrChange>
          </w:tcPr>
          <w:p w14:paraId="6217710D" w14:textId="77777777" w:rsidR="00C121A2" w:rsidRPr="00C07900" w:rsidRDefault="00C121A2" w:rsidP="00C121A2">
            <w:pPr>
              <w:spacing w:after="0" w:line="240" w:lineRule="auto"/>
              <w:rPr>
                <w:ins w:id="37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8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w:t>
              </w:r>
            </w:ins>
          </w:p>
        </w:tc>
        <w:tc>
          <w:tcPr>
            <w:tcW w:w="1174" w:type="dxa"/>
            <w:tcBorders>
              <w:top w:val="nil"/>
              <w:left w:val="nil"/>
              <w:bottom w:val="single" w:sz="8" w:space="0" w:color="auto"/>
              <w:right w:val="nil"/>
            </w:tcBorders>
            <w:shd w:val="clear" w:color="auto" w:fill="auto"/>
            <w:noWrap/>
            <w:vAlign w:val="bottom"/>
            <w:hideMark/>
            <w:tcPrChange w:id="381" w:author="Simon William Mkasimongwa" w:date="2024-11-15T11:42:00Z" w16du:dateUtc="2024-11-15T00:42:00Z">
              <w:tcPr>
                <w:tcW w:w="1174" w:type="dxa"/>
                <w:tcBorders>
                  <w:top w:val="nil"/>
                  <w:left w:val="nil"/>
                  <w:bottom w:val="single" w:sz="8" w:space="0" w:color="auto"/>
                  <w:right w:val="nil"/>
                </w:tcBorders>
                <w:shd w:val="clear" w:color="auto" w:fill="auto"/>
                <w:noWrap/>
                <w:vAlign w:val="bottom"/>
                <w:hideMark/>
              </w:tcPr>
            </w:tcPrChange>
          </w:tcPr>
          <w:p w14:paraId="3858ED0B" w14:textId="77777777" w:rsidR="00C121A2" w:rsidRPr="00C07900" w:rsidRDefault="00C121A2" w:rsidP="00C121A2">
            <w:pPr>
              <w:spacing w:after="0" w:line="240" w:lineRule="auto"/>
              <w:rPr>
                <w:ins w:id="38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8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7412 (85)</w:t>
              </w:r>
            </w:ins>
          </w:p>
        </w:tc>
        <w:tc>
          <w:tcPr>
            <w:tcW w:w="1171" w:type="dxa"/>
            <w:tcBorders>
              <w:top w:val="nil"/>
              <w:left w:val="nil"/>
              <w:bottom w:val="single" w:sz="8" w:space="0" w:color="auto"/>
              <w:right w:val="nil"/>
            </w:tcBorders>
            <w:shd w:val="clear" w:color="auto" w:fill="auto"/>
            <w:noWrap/>
            <w:vAlign w:val="bottom"/>
            <w:hideMark/>
            <w:tcPrChange w:id="384" w:author="Simon William Mkasimongwa" w:date="2024-11-15T11:42:00Z" w16du:dateUtc="2024-11-15T00:42:00Z">
              <w:tcPr>
                <w:tcW w:w="1171" w:type="dxa"/>
                <w:tcBorders>
                  <w:top w:val="nil"/>
                  <w:left w:val="nil"/>
                  <w:bottom w:val="single" w:sz="8" w:space="0" w:color="auto"/>
                  <w:right w:val="nil"/>
                </w:tcBorders>
                <w:shd w:val="clear" w:color="auto" w:fill="auto"/>
                <w:noWrap/>
                <w:vAlign w:val="bottom"/>
                <w:hideMark/>
              </w:tcPr>
            </w:tcPrChange>
          </w:tcPr>
          <w:p w14:paraId="468A995C" w14:textId="77777777" w:rsidR="00C121A2" w:rsidRPr="00C07900" w:rsidRDefault="00C121A2" w:rsidP="00C121A2">
            <w:pPr>
              <w:spacing w:after="0" w:line="240" w:lineRule="auto"/>
              <w:jc w:val="center"/>
              <w:rPr>
                <w:ins w:id="38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8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w:t>
              </w:r>
            </w:ins>
          </w:p>
        </w:tc>
        <w:tc>
          <w:tcPr>
            <w:tcW w:w="1276" w:type="dxa"/>
            <w:tcBorders>
              <w:top w:val="nil"/>
              <w:left w:val="nil"/>
              <w:bottom w:val="single" w:sz="8" w:space="0" w:color="auto"/>
              <w:right w:val="nil"/>
            </w:tcBorders>
            <w:shd w:val="clear" w:color="auto" w:fill="auto"/>
            <w:noWrap/>
            <w:vAlign w:val="bottom"/>
            <w:hideMark/>
            <w:tcPrChange w:id="387" w:author="Simon William Mkasimongwa" w:date="2024-11-15T11:42:00Z" w16du:dateUtc="2024-11-15T00:42:00Z">
              <w:tcPr>
                <w:tcW w:w="1276" w:type="dxa"/>
                <w:tcBorders>
                  <w:top w:val="nil"/>
                  <w:left w:val="nil"/>
                  <w:bottom w:val="single" w:sz="8" w:space="0" w:color="auto"/>
                  <w:right w:val="nil"/>
                </w:tcBorders>
                <w:shd w:val="clear" w:color="auto" w:fill="auto"/>
                <w:noWrap/>
                <w:vAlign w:val="bottom"/>
                <w:hideMark/>
              </w:tcPr>
            </w:tcPrChange>
          </w:tcPr>
          <w:p w14:paraId="4E2A3A82" w14:textId="77777777" w:rsidR="00C121A2" w:rsidRPr="00C07900" w:rsidRDefault="00C121A2" w:rsidP="00C121A2">
            <w:pPr>
              <w:spacing w:after="0" w:line="240" w:lineRule="auto"/>
              <w:jc w:val="center"/>
              <w:rPr>
                <w:ins w:id="38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8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25</w:t>
              </w:r>
            </w:ins>
          </w:p>
        </w:tc>
        <w:tc>
          <w:tcPr>
            <w:tcW w:w="416" w:type="dxa"/>
            <w:tcBorders>
              <w:top w:val="nil"/>
              <w:left w:val="nil"/>
              <w:bottom w:val="single" w:sz="8" w:space="0" w:color="auto"/>
              <w:right w:val="nil"/>
            </w:tcBorders>
            <w:shd w:val="clear" w:color="auto" w:fill="auto"/>
            <w:noWrap/>
            <w:vAlign w:val="bottom"/>
            <w:hideMark/>
            <w:tcPrChange w:id="390" w:author="Simon William Mkasimongwa" w:date="2024-11-15T11:42:00Z" w16du:dateUtc="2024-11-15T00:42:00Z">
              <w:tcPr>
                <w:tcW w:w="416" w:type="dxa"/>
                <w:tcBorders>
                  <w:top w:val="nil"/>
                  <w:left w:val="nil"/>
                  <w:bottom w:val="single" w:sz="8" w:space="0" w:color="auto"/>
                  <w:right w:val="nil"/>
                </w:tcBorders>
                <w:shd w:val="clear" w:color="auto" w:fill="auto"/>
                <w:noWrap/>
                <w:vAlign w:val="bottom"/>
                <w:hideMark/>
              </w:tcPr>
            </w:tcPrChange>
          </w:tcPr>
          <w:p w14:paraId="45137022" w14:textId="77777777" w:rsidR="00C121A2" w:rsidRPr="00C07900" w:rsidRDefault="00C121A2" w:rsidP="00C121A2">
            <w:pPr>
              <w:spacing w:after="0" w:line="240" w:lineRule="auto"/>
              <w:jc w:val="center"/>
              <w:rPr>
                <w:ins w:id="39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9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72</w:t>
              </w:r>
            </w:ins>
          </w:p>
        </w:tc>
        <w:tc>
          <w:tcPr>
            <w:tcW w:w="646" w:type="dxa"/>
            <w:tcBorders>
              <w:top w:val="nil"/>
              <w:left w:val="nil"/>
              <w:bottom w:val="single" w:sz="8" w:space="0" w:color="auto"/>
              <w:right w:val="nil"/>
            </w:tcBorders>
            <w:shd w:val="clear" w:color="auto" w:fill="auto"/>
            <w:noWrap/>
            <w:vAlign w:val="bottom"/>
            <w:hideMark/>
            <w:tcPrChange w:id="393" w:author="Simon William Mkasimongwa" w:date="2024-11-15T11:42:00Z" w16du:dateUtc="2024-11-15T00:42:00Z">
              <w:tcPr>
                <w:tcW w:w="646" w:type="dxa"/>
                <w:tcBorders>
                  <w:top w:val="nil"/>
                  <w:left w:val="nil"/>
                  <w:bottom w:val="single" w:sz="8" w:space="0" w:color="auto"/>
                  <w:right w:val="nil"/>
                </w:tcBorders>
                <w:shd w:val="clear" w:color="auto" w:fill="auto"/>
                <w:noWrap/>
                <w:vAlign w:val="bottom"/>
                <w:hideMark/>
              </w:tcPr>
            </w:tcPrChange>
          </w:tcPr>
          <w:p w14:paraId="15C19934" w14:textId="77777777" w:rsidR="00C121A2" w:rsidRPr="00C07900" w:rsidRDefault="00C121A2" w:rsidP="00C121A2">
            <w:pPr>
              <w:spacing w:after="0" w:line="240" w:lineRule="auto"/>
              <w:jc w:val="center"/>
              <w:rPr>
                <w:ins w:id="39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9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78</w:t>
              </w:r>
            </w:ins>
          </w:p>
        </w:tc>
        <w:tc>
          <w:tcPr>
            <w:tcW w:w="646" w:type="dxa"/>
            <w:tcBorders>
              <w:top w:val="nil"/>
              <w:left w:val="nil"/>
              <w:bottom w:val="single" w:sz="8" w:space="0" w:color="auto"/>
              <w:right w:val="nil"/>
            </w:tcBorders>
            <w:shd w:val="clear" w:color="auto" w:fill="auto"/>
            <w:noWrap/>
            <w:vAlign w:val="bottom"/>
            <w:hideMark/>
            <w:tcPrChange w:id="396" w:author="Simon William Mkasimongwa" w:date="2024-11-15T11:42:00Z" w16du:dateUtc="2024-11-15T00:42:00Z">
              <w:tcPr>
                <w:tcW w:w="646" w:type="dxa"/>
                <w:tcBorders>
                  <w:top w:val="nil"/>
                  <w:left w:val="nil"/>
                  <w:bottom w:val="single" w:sz="8" w:space="0" w:color="auto"/>
                  <w:right w:val="nil"/>
                </w:tcBorders>
                <w:shd w:val="clear" w:color="auto" w:fill="auto"/>
                <w:noWrap/>
                <w:vAlign w:val="bottom"/>
                <w:hideMark/>
              </w:tcPr>
            </w:tcPrChange>
          </w:tcPr>
          <w:p w14:paraId="3F1F12FE" w14:textId="77777777" w:rsidR="00C121A2" w:rsidRPr="00C07900" w:rsidRDefault="00C121A2" w:rsidP="00C121A2">
            <w:pPr>
              <w:spacing w:after="0" w:line="240" w:lineRule="auto"/>
              <w:jc w:val="center"/>
              <w:rPr>
                <w:ins w:id="39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39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83</w:t>
              </w:r>
            </w:ins>
          </w:p>
        </w:tc>
        <w:tc>
          <w:tcPr>
            <w:tcW w:w="652" w:type="dxa"/>
            <w:tcBorders>
              <w:top w:val="nil"/>
              <w:left w:val="nil"/>
              <w:bottom w:val="single" w:sz="8" w:space="0" w:color="auto"/>
              <w:right w:val="nil"/>
            </w:tcBorders>
            <w:shd w:val="clear" w:color="auto" w:fill="auto"/>
            <w:noWrap/>
            <w:vAlign w:val="bottom"/>
            <w:hideMark/>
            <w:tcPrChange w:id="399" w:author="Simon William Mkasimongwa" w:date="2024-11-15T11:42:00Z" w16du:dateUtc="2024-11-15T00:42:00Z">
              <w:tcPr>
                <w:tcW w:w="652" w:type="dxa"/>
                <w:tcBorders>
                  <w:top w:val="nil"/>
                  <w:left w:val="nil"/>
                  <w:bottom w:val="single" w:sz="8" w:space="0" w:color="auto"/>
                  <w:right w:val="nil"/>
                </w:tcBorders>
                <w:shd w:val="clear" w:color="auto" w:fill="auto"/>
                <w:noWrap/>
                <w:vAlign w:val="bottom"/>
                <w:hideMark/>
              </w:tcPr>
            </w:tcPrChange>
          </w:tcPr>
          <w:p w14:paraId="26286F78" w14:textId="77777777" w:rsidR="00C121A2" w:rsidRPr="00C07900" w:rsidRDefault="00C121A2" w:rsidP="00C121A2">
            <w:pPr>
              <w:spacing w:after="0" w:line="240" w:lineRule="auto"/>
              <w:jc w:val="center"/>
              <w:rPr>
                <w:ins w:id="40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0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76</w:t>
              </w:r>
            </w:ins>
          </w:p>
        </w:tc>
      </w:tr>
      <w:tr w:rsidR="00C121A2" w:rsidRPr="00C07900" w14:paraId="285F2EB2" w14:textId="77777777" w:rsidTr="00184868">
        <w:tblPrEx>
          <w:tblW w:w="9532" w:type="dxa"/>
          <w:tblPrExChange w:id="402" w:author="Simon William Mkasimongwa" w:date="2024-11-15T11:42:00Z" w16du:dateUtc="2024-11-15T00:42:00Z">
            <w:tblPrEx>
              <w:tblW w:w="9532" w:type="dxa"/>
            </w:tblPrEx>
          </w:tblPrExChange>
        </w:tblPrEx>
        <w:trPr>
          <w:trHeight w:val="89"/>
          <w:ins w:id="403" w:author="Simon William Mkasimongwa" w:date="2024-11-14T12:59:00Z"/>
          <w:trPrChange w:id="404" w:author="Simon William Mkasimongwa" w:date="2024-11-15T11:42:00Z" w16du:dateUtc="2024-11-15T00:42:00Z">
            <w:trPr>
              <w:trHeight w:val="323"/>
            </w:trPr>
          </w:trPrChange>
        </w:trPr>
        <w:tc>
          <w:tcPr>
            <w:tcW w:w="2127" w:type="dxa"/>
            <w:tcBorders>
              <w:top w:val="nil"/>
              <w:left w:val="nil"/>
              <w:bottom w:val="nil"/>
              <w:right w:val="nil"/>
            </w:tcBorders>
            <w:shd w:val="clear" w:color="auto" w:fill="auto"/>
            <w:noWrap/>
            <w:vAlign w:val="center"/>
            <w:hideMark/>
            <w:tcPrChange w:id="405" w:author="Simon William Mkasimongwa" w:date="2024-11-15T11:42:00Z" w16du:dateUtc="2024-11-15T00:42:00Z">
              <w:tcPr>
                <w:tcW w:w="2127" w:type="dxa"/>
                <w:tcBorders>
                  <w:top w:val="nil"/>
                  <w:left w:val="nil"/>
                  <w:bottom w:val="nil"/>
                  <w:right w:val="nil"/>
                </w:tcBorders>
                <w:shd w:val="clear" w:color="auto" w:fill="auto"/>
                <w:noWrap/>
                <w:vAlign w:val="center"/>
                <w:hideMark/>
              </w:tcPr>
            </w:tcPrChange>
          </w:tcPr>
          <w:p w14:paraId="26E67B6D" w14:textId="77777777" w:rsidR="00C121A2" w:rsidRPr="00C07900" w:rsidRDefault="00C121A2" w:rsidP="00C121A2">
            <w:pPr>
              <w:spacing w:after="0" w:line="240" w:lineRule="auto"/>
              <w:jc w:val="center"/>
              <w:rPr>
                <w:ins w:id="40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08" w:type="dxa"/>
            <w:tcBorders>
              <w:top w:val="nil"/>
              <w:left w:val="nil"/>
              <w:bottom w:val="nil"/>
              <w:right w:val="nil"/>
            </w:tcBorders>
            <w:shd w:val="clear" w:color="auto" w:fill="auto"/>
            <w:noWrap/>
            <w:vAlign w:val="center"/>
            <w:hideMark/>
            <w:tcPrChange w:id="407" w:author="Simon William Mkasimongwa" w:date="2024-11-15T11:42:00Z" w16du:dateUtc="2024-11-15T00:42:00Z">
              <w:tcPr>
                <w:tcW w:w="708" w:type="dxa"/>
                <w:tcBorders>
                  <w:top w:val="nil"/>
                  <w:left w:val="nil"/>
                  <w:bottom w:val="nil"/>
                  <w:right w:val="nil"/>
                </w:tcBorders>
                <w:shd w:val="clear" w:color="auto" w:fill="auto"/>
                <w:noWrap/>
                <w:vAlign w:val="center"/>
                <w:hideMark/>
              </w:tcPr>
            </w:tcPrChange>
          </w:tcPr>
          <w:p w14:paraId="7319BBAB" w14:textId="77777777" w:rsidR="00C121A2" w:rsidRPr="00C07900" w:rsidRDefault="00C121A2" w:rsidP="00C121A2">
            <w:pPr>
              <w:spacing w:after="0" w:line="240" w:lineRule="auto"/>
              <w:rPr>
                <w:ins w:id="408"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716" w:type="dxa"/>
            <w:tcBorders>
              <w:top w:val="nil"/>
              <w:left w:val="nil"/>
              <w:bottom w:val="nil"/>
              <w:right w:val="nil"/>
            </w:tcBorders>
            <w:shd w:val="clear" w:color="auto" w:fill="auto"/>
            <w:noWrap/>
            <w:vAlign w:val="center"/>
            <w:hideMark/>
            <w:tcPrChange w:id="409" w:author="Simon William Mkasimongwa" w:date="2024-11-15T11:42:00Z" w16du:dateUtc="2024-11-15T00:42:00Z">
              <w:tcPr>
                <w:tcW w:w="716" w:type="dxa"/>
                <w:tcBorders>
                  <w:top w:val="nil"/>
                  <w:left w:val="nil"/>
                  <w:bottom w:val="nil"/>
                  <w:right w:val="nil"/>
                </w:tcBorders>
                <w:shd w:val="clear" w:color="auto" w:fill="auto"/>
                <w:noWrap/>
                <w:vAlign w:val="center"/>
                <w:hideMark/>
              </w:tcPr>
            </w:tcPrChange>
          </w:tcPr>
          <w:p w14:paraId="3D417C5E" w14:textId="77777777" w:rsidR="00C121A2" w:rsidRPr="00C07900" w:rsidRDefault="00C121A2" w:rsidP="00C121A2">
            <w:pPr>
              <w:spacing w:after="0" w:line="240" w:lineRule="auto"/>
              <w:rPr>
                <w:ins w:id="410"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1174" w:type="dxa"/>
            <w:tcBorders>
              <w:top w:val="nil"/>
              <w:left w:val="nil"/>
              <w:bottom w:val="nil"/>
              <w:right w:val="nil"/>
            </w:tcBorders>
            <w:shd w:val="clear" w:color="auto" w:fill="auto"/>
            <w:noWrap/>
            <w:vAlign w:val="center"/>
            <w:hideMark/>
            <w:tcPrChange w:id="411" w:author="Simon William Mkasimongwa" w:date="2024-11-15T11:42:00Z" w16du:dateUtc="2024-11-15T00:42:00Z">
              <w:tcPr>
                <w:tcW w:w="1174" w:type="dxa"/>
                <w:tcBorders>
                  <w:top w:val="nil"/>
                  <w:left w:val="nil"/>
                  <w:bottom w:val="nil"/>
                  <w:right w:val="nil"/>
                </w:tcBorders>
                <w:shd w:val="clear" w:color="auto" w:fill="auto"/>
                <w:noWrap/>
                <w:vAlign w:val="center"/>
                <w:hideMark/>
              </w:tcPr>
            </w:tcPrChange>
          </w:tcPr>
          <w:p w14:paraId="144CF5B2" w14:textId="77777777" w:rsidR="00C121A2" w:rsidRPr="00C07900" w:rsidRDefault="00C121A2" w:rsidP="00C121A2">
            <w:pPr>
              <w:spacing w:after="0" w:line="240" w:lineRule="auto"/>
              <w:rPr>
                <w:ins w:id="412"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1171" w:type="dxa"/>
            <w:tcBorders>
              <w:top w:val="nil"/>
              <w:left w:val="nil"/>
              <w:bottom w:val="nil"/>
              <w:right w:val="nil"/>
            </w:tcBorders>
            <w:shd w:val="clear" w:color="auto" w:fill="auto"/>
            <w:noWrap/>
            <w:vAlign w:val="center"/>
            <w:hideMark/>
            <w:tcPrChange w:id="413" w:author="Simon William Mkasimongwa" w:date="2024-11-15T11:42:00Z" w16du:dateUtc="2024-11-15T00:42:00Z">
              <w:tcPr>
                <w:tcW w:w="1171" w:type="dxa"/>
                <w:tcBorders>
                  <w:top w:val="nil"/>
                  <w:left w:val="nil"/>
                  <w:bottom w:val="nil"/>
                  <w:right w:val="nil"/>
                </w:tcBorders>
                <w:shd w:val="clear" w:color="auto" w:fill="auto"/>
                <w:noWrap/>
                <w:vAlign w:val="center"/>
                <w:hideMark/>
              </w:tcPr>
            </w:tcPrChange>
          </w:tcPr>
          <w:p w14:paraId="677A7571" w14:textId="77777777" w:rsidR="00C121A2" w:rsidRPr="00C07900" w:rsidRDefault="00C121A2" w:rsidP="00C121A2">
            <w:pPr>
              <w:spacing w:after="0" w:line="240" w:lineRule="auto"/>
              <w:jc w:val="center"/>
              <w:rPr>
                <w:ins w:id="414"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1276" w:type="dxa"/>
            <w:tcBorders>
              <w:top w:val="nil"/>
              <w:left w:val="nil"/>
              <w:bottom w:val="nil"/>
              <w:right w:val="nil"/>
            </w:tcBorders>
            <w:shd w:val="clear" w:color="auto" w:fill="auto"/>
            <w:noWrap/>
            <w:vAlign w:val="center"/>
            <w:hideMark/>
            <w:tcPrChange w:id="415" w:author="Simon William Mkasimongwa" w:date="2024-11-15T11:42:00Z" w16du:dateUtc="2024-11-15T00:42:00Z">
              <w:tcPr>
                <w:tcW w:w="1276" w:type="dxa"/>
                <w:tcBorders>
                  <w:top w:val="nil"/>
                  <w:left w:val="nil"/>
                  <w:bottom w:val="nil"/>
                  <w:right w:val="nil"/>
                </w:tcBorders>
                <w:shd w:val="clear" w:color="auto" w:fill="auto"/>
                <w:noWrap/>
                <w:vAlign w:val="center"/>
                <w:hideMark/>
              </w:tcPr>
            </w:tcPrChange>
          </w:tcPr>
          <w:p w14:paraId="5FF870B3" w14:textId="77777777" w:rsidR="00C121A2" w:rsidRPr="00C07900" w:rsidRDefault="00C121A2" w:rsidP="00C121A2">
            <w:pPr>
              <w:spacing w:after="0" w:line="240" w:lineRule="auto"/>
              <w:jc w:val="center"/>
              <w:rPr>
                <w:ins w:id="416"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416" w:type="dxa"/>
            <w:tcBorders>
              <w:top w:val="nil"/>
              <w:left w:val="nil"/>
              <w:bottom w:val="nil"/>
              <w:right w:val="nil"/>
            </w:tcBorders>
            <w:shd w:val="clear" w:color="auto" w:fill="auto"/>
            <w:noWrap/>
            <w:vAlign w:val="center"/>
            <w:hideMark/>
            <w:tcPrChange w:id="417" w:author="Simon William Mkasimongwa" w:date="2024-11-15T11:42:00Z" w16du:dateUtc="2024-11-15T00:42:00Z">
              <w:tcPr>
                <w:tcW w:w="416" w:type="dxa"/>
                <w:tcBorders>
                  <w:top w:val="nil"/>
                  <w:left w:val="nil"/>
                  <w:bottom w:val="nil"/>
                  <w:right w:val="nil"/>
                </w:tcBorders>
                <w:shd w:val="clear" w:color="auto" w:fill="auto"/>
                <w:noWrap/>
                <w:vAlign w:val="center"/>
                <w:hideMark/>
              </w:tcPr>
            </w:tcPrChange>
          </w:tcPr>
          <w:p w14:paraId="59087E82" w14:textId="77777777" w:rsidR="00C121A2" w:rsidRPr="00C07900" w:rsidRDefault="00C121A2" w:rsidP="00C121A2">
            <w:pPr>
              <w:spacing w:after="0" w:line="240" w:lineRule="auto"/>
              <w:jc w:val="center"/>
              <w:rPr>
                <w:ins w:id="418"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646" w:type="dxa"/>
            <w:tcBorders>
              <w:top w:val="nil"/>
              <w:left w:val="nil"/>
              <w:bottom w:val="nil"/>
              <w:right w:val="nil"/>
            </w:tcBorders>
            <w:shd w:val="clear" w:color="auto" w:fill="auto"/>
            <w:noWrap/>
            <w:vAlign w:val="center"/>
            <w:hideMark/>
            <w:tcPrChange w:id="419" w:author="Simon William Mkasimongwa" w:date="2024-11-15T11:42:00Z" w16du:dateUtc="2024-11-15T00:42:00Z">
              <w:tcPr>
                <w:tcW w:w="646" w:type="dxa"/>
                <w:tcBorders>
                  <w:top w:val="nil"/>
                  <w:left w:val="nil"/>
                  <w:bottom w:val="nil"/>
                  <w:right w:val="nil"/>
                </w:tcBorders>
                <w:shd w:val="clear" w:color="auto" w:fill="auto"/>
                <w:noWrap/>
                <w:vAlign w:val="center"/>
                <w:hideMark/>
              </w:tcPr>
            </w:tcPrChange>
          </w:tcPr>
          <w:p w14:paraId="35EA2841" w14:textId="77777777" w:rsidR="00C121A2" w:rsidRPr="00C07900" w:rsidRDefault="00C121A2" w:rsidP="00C121A2">
            <w:pPr>
              <w:spacing w:after="0" w:line="240" w:lineRule="auto"/>
              <w:jc w:val="center"/>
              <w:rPr>
                <w:ins w:id="420"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646" w:type="dxa"/>
            <w:tcBorders>
              <w:top w:val="nil"/>
              <w:left w:val="nil"/>
              <w:bottom w:val="nil"/>
              <w:right w:val="nil"/>
            </w:tcBorders>
            <w:shd w:val="clear" w:color="auto" w:fill="auto"/>
            <w:noWrap/>
            <w:vAlign w:val="center"/>
            <w:hideMark/>
            <w:tcPrChange w:id="421" w:author="Simon William Mkasimongwa" w:date="2024-11-15T11:42:00Z" w16du:dateUtc="2024-11-15T00:42:00Z">
              <w:tcPr>
                <w:tcW w:w="646" w:type="dxa"/>
                <w:tcBorders>
                  <w:top w:val="nil"/>
                  <w:left w:val="nil"/>
                  <w:bottom w:val="nil"/>
                  <w:right w:val="nil"/>
                </w:tcBorders>
                <w:shd w:val="clear" w:color="auto" w:fill="auto"/>
                <w:noWrap/>
                <w:vAlign w:val="center"/>
                <w:hideMark/>
              </w:tcPr>
            </w:tcPrChange>
          </w:tcPr>
          <w:p w14:paraId="73171615" w14:textId="77777777" w:rsidR="00C121A2" w:rsidRPr="00C07900" w:rsidRDefault="00C121A2" w:rsidP="00C121A2">
            <w:pPr>
              <w:spacing w:after="0" w:line="240" w:lineRule="auto"/>
              <w:jc w:val="center"/>
              <w:rPr>
                <w:ins w:id="422"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652" w:type="dxa"/>
            <w:tcBorders>
              <w:top w:val="nil"/>
              <w:left w:val="nil"/>
              <w:bottom w:val="nil"/>
              <w:right w:val="nil"/>
            </w:tcBorders>
            <w:shd w:val="clear" w:color="auto" w:fill="auto"/>
            <w:noWrap/>
            <w:vAlign w:val="center"/>
            <w:hideMark/>
            <w:tcPrChange w:id="423" w:author="Simon William Mkasimongwa" w:date="2024-11-15T11:42:00Z" w16du:dateUtc="2024-11-15T00:42:00Z">
              <w:tcPr>
                <w:tcW w:w="652" w:type="dxa"/>
                <w:tcBorders>
                  <w:top w:val="nil"/>
                  <w:left w:val="nil"/>
                  <w:bottom w:val="nil"/>
                  <w:right w:val="nil"/>
                </w:tcBorders>
                <w:shd w:val="clear" w:color="auto" w:fill="auto"/>
                <w:noWrap/>
                <w:vAlign w:val="center"/>
                <w:hideMark/>
              </w:tcPr>
            </w:tcPrChange>
          </w:tcPr>
          <w:p w14:paraId="57B726FA" w14:textId="77777777" w:rsidR="00C121A2" w:rsidRPr="00C07900" w:rsidRDefault="00C121A2" w:rsidP="00C121A2">
            <w:pPr>
              <w:spacing w:after="0" w:line="240" w:lineRule="auto"/>
              <w:jc w:val="center"/>
              <w:rPr>
                <w:ins w:id="424"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r>
      <w:tr w:rsidR="00C121A2" w:rsidRPr="00C07900" w14:paraId="3B4FB6AC" w14:textId="77777777" w:rsidTr="00184868">
        <w:tblPrEx>
          <w:tblW w:w="9532" w:type="dxa"/>
          <w:tblPrExChange w:id="425" w:author="Simon William Mkasimongwa" w:date="2024-11-15T11:42:00Z" w16du:dateUtc="2024-11-15T00:42:00Z">
            <w:tblPrEx>
              <w:tblW w:w="9532" w:type="dxa"/>
            </w:tblPrEx>
          </w:tblPrExChange>
        </w:tblPrEx>
        <w:trPr>
          <w:trHeight w:val="153"/>
          <w:ins w:id="426" w:author="Simon William Mkasimongwa" w:date="2024-11-14T12:59:00Z"/>
          <w:trPrChange w:id="427" w:author="Simon William Mkasimongwa" w:date="2024-11-15T11:42:00Z" w16du:dateUtc="2024-11-15T00:42:00Z">
            <w:trPr>
              <w:trHeight w:val="356"/>
            </w:trPr>
          </w:trPrChange>
        </w:trPr>
        <w:tc>
          <w:tcPr>
            <w:tcW w:w="2127" w:type="dxa"/>
            <w:tcBorders>
              <w:top w:val="nil"/>
              <w:left w:val="nil"/>
              <w:bottom w:val="nil"/>
              <w:right w:val="nil"/>
            </w:tcBorders>
            <w:shd w:val="clear" w:color="auto" w:fill="auto"/>
            <w:noWrap/>
            <w:vAlign w:val="center"/>
            <w:hideMark/>
            <w:tcPrChange w:id="428" w:author="Simon William Mkasimongwa" w:date="2024-11-15T11:42:00Z" w16du:dateUtc="2024-11-15T00:42:00Z">
              <w:tcPr>
                <w:tcW w:w="2127" w:type="dxa"/>
                <w:tcBorders>
                  <w:top w:val="nil"/>
                  <w:left w:val="nil"/>
                  <w:bottom w:val="nil"/>
                  <w:right w:val="nil"/>
                </w:tcBorders>
                <w:shd w:val="clear" w:color="auto" w:fill="auto"/>
                <w:noWrap/>
                <w:vAlign w:val="center"/>
                <w:hideMark/>
              </w:tcPr>
            </w:tcPrChange>
          </w:tcPr>
          <w:p w14:paraId="668F2F63" w14:textId="77777777" w:rsidR="00C121A2" w:rsidRPr="00C07900" w:rsidRDefault="00C121A2" w:rsidP="00C121A2">
            <w:pPr>
              <w:spacing w:after="0" w:line="240" w:lineRule="auto"/>
              <w:rPr>
                <w:ins w:id="42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3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Melbourne</w:t>
              </w:r>
            </w:ins>
          </w:p>
        </w:tc>
        <w:tc>
          <w:tcPr>
            <w:tcW w:w="708" w:type="dxa"/>
            <w:tcBorders>
              <w:top w:val="nil"/>
              <w:left w:val="nil"/>
              <w:bottom w:val="nil"/>
              <w:right w:val="nil"/>
            </w:tcBorders>
            <w:shd w:val="clear" w:color="auto" w:fill="auto"/>
            <w:noWrap/>
            <w:vAlign w:val="center"/>
            <w:hideMark/>
            <w:tcPrChange w:id="431" w:author="Simon William Mkasimongwa" w:date="2024-11-15T11:42:00Z" w16du:dateUtc="2024-11-15T00:42:00Z">
              <w:tcPr>
                <w:tcW w:w="708" w:type="dxa"/>
                <w:tcBorders>
                  <w:top w:val="nil"/>
                  <w:left w:val="nil"/>
                  <w:bottom w:val="nil"/>
                  <w:right w:val="nil"/>
                </w:tcBorders>
                <w:shd w:val="clear" w:color="auto" w:fill="auto"/>
                <w:noWrap/>
                <w:vAlign w:val="center"/>
                <w:hideMark/>
              </w:tcPr>
            </w:tcPrChange>
          </w:tcPr>
          <w:p w14:paraId="1E19E92B" w14:textId="77777777" w:rsidR="00C121A2" w:rsidRPr="00C07900" w:rsidRDefault="00C121A2" w:rsidP="00C121A2">
            <w:pPr>
              <w:spacing w:after="0" w:line="240" w:lineRule="auto"/>
              <w:rPr>
                <w:ins w:id="43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3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NO</w:t>
              </w:r>
              <w:r w:rsidRPr="00C07900">
                <w:rPr>
                  <w:rFonts w:ascii="Times New Roman" w:eastAsia="Times New Roman" w:hAnsi="Times New Roman" w:cs="Times New Roman"/>
                  <w:color w:val="000000"/>
                  <w:kern w:val="0"/>
                  <w:sz w:val="20"/>
                  <w:szCs w:val="20"/>
                  <w:vertAlign w:val="subscript"/>
                  <w:lang w:eastAsia="en-AU"/>
                  <w14:ligatures w14:val="none"/>
                </w:rPr>
                <w:t>2</w:t>
              </w:r>
            </w:ins>
          </w:p>
        </w:tc>
        <w:tc>
          <w:tcPr>
            <w:tcW w:w="716" w:type="dxa"/>
            <w:tcBorders>
              <w:top w:val="nil"/>
              <w:left w:val="nil"/>
              <w:bottom w:val="nil"/>
              <w:right w:val="nil"/>
            </w:tcBorders>
            <w:shd w:val="clear" w:color="auto" w:fill="auto"/>
            <w:noWrap/>
            <w:vAlign w:val="center"/>
            <w:hideMark/>
            <w:tcPrChange w:id="434" w:author="Simon William Mkasimongwa" w:date="2024-11-15T11:42:00Z" w16du:dateUtc="2024-11-15T00:42:00Z">
              <w:tcPr>
                <w:tcW w:w="716" w:type="dxa"/>
                <w:tcBorders>
                  <w:top w:val="nil"/>
                  <w:left w:val="nil"/>
                  <w:bottom w:val="nil"/>
                  <w:right w:val="nil"/>
                </w:tcBorders>
                <w:shd w:val="clear" w:color="auto" w:fill="auto"/>
                <w:noWrap/>
                <w:vAlign w:val="center"/>
                <w:hideMark/>
              </w:tcPr>
            </w:tcPrChange>
          </w:tcPr>
          <w:p w14:paraId="6312E84B" w14:textId="77777777" w:rsidR="00C121A2" w:rsidRPr="00C07900" w:rsidRDefault="00C121A2" w:rsidP="00C121A2">
            <w:pPr>
              <w:spacing w:after="0" w:line="240" w:lineRule="auto"/>
              <w:jc w:val="right"/>
              <w:rPr>
                <w:ins w:id="43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3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8722</w:t>
              </w:r>
            </w:ins>
          </w:p>
        </w:tc>
        <w:tc>
          <w:tcPr>
            <w:tcW w:w="1174" w:type="dxa"/>
            <w:tcBorders>
              <w:top w:val="nil"/>
              <w:left w:val="nil"/>
              <w:bottom w:val="nil"/>
              <w:right w:val="nil"/>
            </w:tcBorders>
            <w:shd w:val="clear" w:color="auto" w:fill="auto"/>
            <w:noWrap/>
            <w:vAlign w:val="bottom"/>
            <w:hideMark/>
            <w:tcPrChange w:id="437" w:author="Simon William Mkasimongwa" w:date="2024-11-15T11:42:00Z" w16du:dateUtc="2024-11-15T00:42:00Z">
              <w:tcPr>
                <w:tcW w:w="1174" w:type="dxa"/>
                <w:tcBorders>
                  <w:top w:val="nil"/>
                  <w:left w:val="nil"/>
                  <w:bottom w:val="nil"/>
                  <w:right w:val="nil"/>
                </w:tcBorders>
                <w:shd w:val="clear" w:color="auto" w:fill="auto"/>
                <w:noWrap/>
                <w:vAlign w:val="bottom"/>
                <w:hideMark/>
              </w:tcPr>
            </w:tcPrChange>
          </w:tcPr>
          <w:p w14:paraId="67665EA2" w14:textId="77777777" w:rsidR="00C121A2" w:rsidRPr="00C07900" w:rsidRDefault="00C121A2" w:rsidP="00C121A2">
            <w:pPr>
              <w:spacing w:after="0" w:line="240" w:lineRule="auto"/>
              <w:rPr>
                <w:ins w:id="43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3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4148 (47)</w:t>
              </w:r>
            </w:ins>
          </w:p>
        </w:tc>
        <w:tc>
          <w:tcPr>
            <w:tcW w:w="1171" w:type="dxa"/>
            <w:tcBorders>
              <w:top w:val="nil"/>
              <w:left w:val="nil"/>
              <w:bottom w:val="nil"/>
              <w:right w:val="nil"/>
            </w:tcBorders>
            <w:shd w:val="clear" w:color="auto" w:fill="auto"/>
            <w:noWrap/>
            <w:vAlign w:val="bottom"/>
            <w:hideMark/>
            <w:tcPrChange w:id="440" w:author="Simon William Mkasimongwa" w:date="2024-11-15T11:42:00Z" w16du:dateUtc="2024-11-15T00:42:00Z">
              <w:tcPr>
                <w:tcW w:w="1171" w:type="dxa"/>
                <w:tcBorders>
                  <w:top w:val="nil"/>
                  <w:left w:val="nil"/>
                  <w:bottom w:val="nil"/>
                  <w:right w:val="nil"/>
                </w:tcBorders>
                <w:shd w:val="clear" w:color="auto" w:fill="auto"/>
                <w:noWrap/>
                <w:vAlign w:val="bottom"/>
                <w:hideMark/>
              </w:tcPr>
            </w:tcPrChange>
          </w:tcPr>
          <w:p w14:paraId="5D496170" w14:textId="77777777" w:rsidR="00C121A2" w:rsidRPr="00C07900" w:rsidRDefault="00C121A2" w:rsidP="00C121A2">
            <w:pPr>
              <w:spacing w:after="0" w:line="240" w:lineRule="auto"/>
              <w:jc w:val="center"/>
              <w:rPr>
                <w:ins w:id="44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4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3</w:t>
              </w:r>
            </w:ins>
          </w:p>
        </w:tc>
        <w:tc>
          <w:tcPr>
            <w:tcW w:w="1276" w:type="dxa"/>
            <w:tcBorders>
              <w:top w:val="nil"/>
              <w:left w:val="nil"/>
              <w:bottom w:val="nil"/>
              <w:right w:val="nil"/>
            </w:tcBorders>
            <w:shd w:val="clear" w:color="auto" w:fill="auto"/>
            <w:noWrap/>
            <w:vAlign w:val="bottom"/>
            <w:hideMark/>
            <w:tcPrChange w:id="443" w:author="Simon William Mkasimongwa" w:date="2024-11-15T11:42:00Z" w16du:dateUtc="2024-11-15T00:42:00Z">
              <w:tcPr>
                <w:tcW w:w="1276" w:type="dxa"/>
                <w:tcBorders>
                  <w:top w:val="nil"/>
                  <w:left w:val="nil"/>
                  <w:bottom w:val="nil"/>
                  <w:right w:val="nil"/>
                </w:tcBorders>
                <w:shd w:val="clear" w:color="auto" w:fill="auto"/>
                <w:noWrap/>
                <w:vAlign w:val="bottom"/>
                <w:hideMark/>
              </w:tcPr>
            </w:tcPrChange>
          </w:tcPr>
          <w:p w14:paraId="632BF7CD" w14:textId="77777777" w:rsidR="00C121A2" w:rsidRPr="00C07900" w:rsidRDefault="00C121A2" w:rsidP="00C121A2">
            <w:pPr>
              <w:spacing w:after="0" w:line="240" w:lineRule="auto"/>
              <w:jc w:val="center"/>
              <w:rPr>
                <w:ins w:id="44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4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14</w:t>
              </w:r>
            </w:ins>
          </w:p>
        </w:tc>
        <w:tc>
          <w:tcPr>
            <w:tcW w:w="416" w:type="dxa"/>
            <w:tcBorders>
              <w:top w:val="nil"/>
              <w:left w:val="nil"/>
              <w:bottom w:val="nil"/>
              <w:right w:val="nil"/>
            </w:tcBorders>
            <w:shd w:val="clear" w:color="auto" w:fill="auto"/>
            <w:noWrap/>
            <w:vAlign w:val="bottom"/>
            <w:hideMark/>
            <w:tcPrChange w:id="446" w:author="Simon William Mkasimongwa" w:date="2024-11-15T11:42:00Z" w16du:dateUtc="2024-11-15T00:42:00Z">
              <w:tcPr>
                <w:tcW w:w="416" w:type="dxa"/>
                <w:tcBorders>
                  <w:top w:val="nil"/>
                  <w:left w:val="nil"/>
                  <w:bottom w:val="nil"/>
                  <w:right w:val="nil"/>
                </w:tcBorders>
                <w:shd w:val="clear" w:color="auto" w:fill="auto"/>
                <w:noWrap/>
                <w:vAlign w:val="bottom"/>
                <w:hideMark/>
              </w:tcPr>
            </w:tcPrChange>
          </w:tcPr>
          <w:p w14:paraId="28CE65D1" w14:textId="77777777" w:rsidR="00C121A2" w:rsidRPr="00C07900" w:rsidRDefault="00C121A2" w:rsidP="00C121A2">
            <w:pPr>
              <w:spacing w:after="0" w:line="240" w:lineRule="auto"/>
              <w:jc w:val="center"/>
              <w:rPr>
                <w:ins w:id="44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4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22</w:t>
              </w:r>
            </w:ins>
          </w:p>
        </w:tc>
        <w:tc>
          <w:tcPr>
            <w:tcW w:w="646" w:type="dxa"/>
            <w:tcBorders>
              <w:top w:val="nil"/>
              <w:left w:val="nil"/>
              <w:bottom w:val="nil"/>
              <w:right w:val="nil"/>
            </w:tcBorders>
            <w:shd w:val="clear" w:color="auto" w:fill="auto"/>
            <w:noWrap/>
            <w:vAlign w:val="bottom"/>
            <w:hideMark/>
            <w:tcPrChange w:id="449"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1124BD73" w14:textId="77777777" w:rsidR="00C121A2" w:rsidRPr="00C07900" w:rsidRDefault="00C121A2" w:rsidP="00C121A2">
            <w:pPr>
              <w:spacing w:after="0" w:line="240" w:lineRule="auto"/>
              <w:jc w:val="center"/>
              <w:rPr>
                <w:ins w:id="45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5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52</w:t>
              </w:r>
            </w:ins>
          </w:p>
        </w:tc>
        <w:tc>
          <w:tcPr>
            <w:tcW w:w="646" w:type="dxa"/>
            <w:tcBorders>
              <w:top w:val="nil"/>
              <w:left w:val="nil"/>
              <w:bottom w:val="nil"/>
              <w:right w:val="nil"/>
            </w:tcBorders>
            <w:shd w:val="clear" w:color="auto" w:fill="auto"/>
            <w:noWrap/>
            <w:vAlign w:val="bottom"/>
            <w:hideMark/>
            <w:tcPrChange w:id="452"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498492EF" w14:textId="77777777" w:rsidR="00C121A2" w:rsidRPr="00C07900" w:rsidRDefault="00C121A2" w:rsidP="00C121A2">
            <w:pPr>
              <w:spacing w:after="0" w:line="240" w:lineRule="auto"/>
              <w:jc w:val="center"/>
              <w:rPr>
                <w:ins w:id="45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5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62</w:t>
              </w:r>
            </w:ins>
          </w:p>
        </w:tc>
        <w:tc>
          <w:tcPr>
            <w:tcW w:w="652" w:type="dxa"/>
            <w:tcBorders>
              <w:top w:val="nil"/>
              <w:left w:val="nil"/>
              <w:bottom w:val="nil"/>
              <w:right w:val="nil"/>
            </w:tcBorders>
            <w:shd w:val="clear" w:color="auto" w:fill="auto"/>
            <w:noWrap/>
            <w:vAlign w:val="bottom"/>
            <w:hideMark/>
            <w:tcPrChange w:id="455" w:author="Simon William Mkasimongwa" w:date="2024-11-15T11:42:00Z" w16du:dateUtc="2024-11-15T00:42:00Z">
              <w:tcPr>
                <w:tcW w:w="652" w:type="dxa"/>
                <w:tcBorders>
                  <w:top w:val="nil"/>
                  <w:left w:val="nil"/>
                  <w:bottom w:val="nil"/>
                  <w:right w:val="nil"/>
                </w:tcBorders>
                <w:shd w:val="clear" w:color="auto" w:fill="auto"/>
                <w:noWrap/>
                <w:vAlign w:val="bottom"/>
                <w:hideMark/>
              </w:tcPr>
            </w:tcPrChange>
          </w:tcPr>
          <w:p w14:paraId="7E05B077" w14:textId="77777777" w:rsidR="00C121A2" w:rsidRPr="00C07900" w:rsidRDefault="00C121A2" w:rsidP="00C121A2">
            <w:pPr>
              <w:spacing w:after="0" w:line="240" w:lineRule="auto"/>
              <w:jc w:val="center"/>
              <w:rPr>
                <w:ins w:id="45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5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37</w:t>
              </w:r>
            </w:ins>
          </w:p>
        </w:tc>
      </w:tr>
      <w:tr w:rsidR="00C121A2" w:rsidRPr="00C07900" w14:paraId="0B205381" w14:textId="77777777" w:rsidTr="00184868">
        <w:tblPrEx>
          <w:tblW w:w="9532" w:type="dxa"/>
          <w:tblPrExChange w:id="458" w:author="Simon William Mkasimongwa" w:date="2024-11-15T11:42:00Z" w16du:dateUtc="2024-11-15T00:42:00Z">
            <w:tblPrEx>
              <w:tblW w:w="9532" w:type="dxa"/>
            </w:tblPrEx>
          </w:tblPrExChange>
        </w:tblPrEx>
        <w:trPr>
          <w:trHeight w:val="199"/>
          <w:ins w:id="459" w:author="Simon William Mkasimongwa" w:date="2024-11-14T12:59:00Z"/>
          <w:trPrChange w:id="460" w:author="Simon William Mkasimongwa" w:date="2024-11-15T11:42:00Z" w16du:dateUtc="2024-11-15T00:42:00Z">
            <w:trPr>
              <w:trHeight w:val="356"/>
            </w:trPr>
          </w:trPrChange>
        </w:trPr>
        <w:tc>
          <w:tcPr>
            <w:tcW w:w="2127" w:type="dxa"/>
            <w:tcBorders>
              <w:top w:val="nil"/>
              <w:left w:val="nil"/>
              <w:bottom w:val="nil"/>
              <w:right w:val="nil"/>
            </w:tcBorders>
            <w:shd w:val="clear" w:color="auto" w:fill="auto"/>
            <w:noWrap/>
            <w:vAlign w:val="bottom"/>
            <w:hideMark/>
            <w:tcPrChange w:id="461" w:author="Simon William Mkasimongwa" w:date="2024-11-15T11:42:00Z" w16du:dateUtc="2024-11-15T00:42:00Z">
              <w:tcPr>
                <w:tcW w:w="2127" w:type="dxa"/>
                <w:tcBorders>
                  <w:top w:val="nil"/>
                  <w:left w:val="nil"/>
                  <w:bottom w:val="nil"/>
                  <w:right w:val="nil"/>
                </w:tcBorders>
                <w:shd w:val="clear" w:color="auto" w:fill="auto"/>
                <w:noWrap/>
                <w:vAlign w:val="bottom"/>
                <w:hideMark/>
              </w:tcPr>
            </w:tcPrChange>
          </w:tcPr>
          <w:p w14:paraId="7C1FBE9F" w14:textId="77777777" w:rsidR="00C121A2" w:rsidRPr="00C07900" w:rsidRDefault="00C121A2" w:rsidP="00C121A2">
            <w:pPr>
              <w:spacing w:after="0" w:line="240" w:lineRule="auto"/>
              <w:jc w:val="center"/>
              <w:rPr>
                <w:ins w:id="46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08" w:type="dxa"/>
            <w:tcBorders>
              <w:top w:val="nil"/>
              <w:left w:val="nil"/>
              <w:bottom w:val="nil"/>
              <w:right w:val="nil"/>
            </w:tcBorders>
            <w:shd w:val="clear" w:color="auto" w:fill="auto"/>
            <w:noWrap/>
            <w:vAlign w:val="center"/>
            <w:hideMark/>
            <w:tcPrChange w:id="463" w:author="Simon William Mkasimongwa" w:date="2024-11-15T11:42:00Z" w16du:dateUtc="2024-11-15T00:42:00Z">
              <w:tcPr>
                <w:tcW w:w="708" w:type="dxa"/>
                <w:tcBorders>
                  <w:top w:val="nil"/>
                  <w:left w:val="nil"/>
                  <w:bottom w:val="nil"/>
                  <w:right w:val="nil"/>
                </w:tcBorders>
                <w:shd w:val="clear" w:color="auto" w:fill="auto"/>
                <w:noWrap/>
                <w:vAlign w:val="center"/>
                <w:hideMark/>
              </w:tcPr>
            </w:tcPrChange>
          </w:tcPr>
          <w:p w14:paraId="68E0C74E" w14:textId="77777777" w:rsidR="00C121A2" w:rsidRPr="00C07900" w:rsidRDefault="00C121A2" w:rsidP="00C121A2">
            <w:pPr>
              <w:spacing w:after="0" w:line="240" w:lineRule="auto"/>
              <w:rPr>
                <w:ins w:id="46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6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PM</w:t>
              </w:r>
              <w:r w:rsidRPr="00C07900">
                <w:rPr>
                  <w:rFonts w:ascii="Times New Roman" w:eastAsia="Times New Roman" w:hAnsi="Times New Roman" w:cs="Times New Roman"/>
                  <w:color w:val="000000"/>
                  <w:kern w:val="0"/>
                  <w:sz w:val="20"/>
                  <w:szCs w:val="20"/>
                  <w:vertAlign w:val="subscript"/>
                  <w:lang w:eastAsia="en-AU"/>
                  <w14:ligatures w14:val="none"/>
                </w:rPr>
                <w:t>2.5</w:t>
              </w:r>
            </w:ins>
          </w:p>
        </w:tc>
        <w:tc>
          <w:tcPr>
            <w:tcW w:w="716" w:type="dxa"/>
            <w:tcBorders>
              <w:top w:val="nil"/>
              <w:left w:val="nil"/>
              <w:bottom w:val="nil"/>
              <w:right w:val="nil"/>
            </w:tcBorders>
            <w:shd w:val="clear" w:color="auto" w:fill="auto"/>
            <w:noWrap/>
            <w:vAlign w:val="center"/>
            <w:hideMark/>
            <w:tcPrChange w:id="466" w:author="Simon William Mkasimongwa" w:date="2024-11-15T11:42:00Z" w16du:dateUtc="2024-11-15T00:42:00Z">
              <w:tcPr>
                <w:tcW w:w="716" w:type="dxa"/>
                <w:tcBorders>
                  <w:top w:val="nil"/>
                  <w:left w:val="nil"/>
                  <w:bottom w:val="nil"/>
                  <w:right w:val="nil"/>
                </w:tcBorders>
                <w:shd w:val="clear" w:color="auto" w:fill="auto"/>
                <w:noWrap/>
                <w:vAlign w:val="center"/>
                <w:hideMark/>
              </w:tcPr>
            </w:tcPrChange>
          </w:tcPr>
          <w:p w14:paraId="124AEAC2" w14:textId="77777777" w:rsidR="00C121A2" w:rsidRPr="00C07900" w:rsidRDefault="00C121A2" w:rsidP="00C121A2">
            <w:pPr>
              <w:spacing w:after="0" w:line="240" w:lineRule="auto"/>
              <w:jc w:val="right"/>
              <w:rPr>
                <w:ins w:id="46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6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4951</w:t>
              </w:r>
            </w:ins>
          </w:p>
        </w:tc>
        <w:tc>
          <w:tcPr>
            <w:tcW w:w="1174" w:type="dxa"/>
            <w:tcBorders>
              <w:top w:val="nil"/>
              <w:left w:val="nil"/>
              <w:bottom w:val="nil"/>
              <w:right w:val="nil"/>
            </w:tcBorders>
            <w:shd w:val="clear" w:color="auto" w:fill="auto"/>
            <w:noWrap/>
            <w:vAlign w:val="bottom"/>
            <w:hideMark/>
            <w:tcPrChange w:id="469" w:author="Simon William Mkasimongwa" w:date="2024-11-15T11:42:00Z" w16du:dateUtc="2024-11-15T00:42:00Z">
              <w:tcPr>
                <w:tcW w:w="1174" w:type="dxa"/>
                <w:tcBorders>
                  <w:top w:val="nil"/>
                  <w:left w:val="nil"/>
                  <w:bottom w:val="nil"/>
                  <w:right w:val="nil"/>
                </w:tcBorders>
                <w:shd w:val="clear" w:color="auto" w:fill="auto"/>
                <w:noWrap/>
                <w:vAlign w:val="bottom"/>
                <w:hideMark/>
              </w:tcPr>
            </w:tcPrChange>
          </w:tcPr>
          <w:p w14:paraId="5F1CCBC6" w14:textId="77777777" w:rsidR="00C121A2" w:rsidRPr="00C07900" w:rsidRDefault="00C121A2" w:rsidP="00C121A2">
            <w:pPr>
              <w:spacing w:after="0" w:line="240" w:lineRule="auto"/>
              <w:rPr>
                <w:ins w:id="47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7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380 (4)</w:t>
              </w:r>
            </w:ins>
          </w:p>
        </w:tc>
        <w:tc>
          <w:tcPr>
            <w:tcW w:w="1171" w:type="dxa"/>
            <w:tcBorders>
              <w:top w:val="nil"/>
              <w:left w:val="nil"/>
              <w:bottom w:val="nil"/>
              <w:right w:val="nil"/>
            </w:tcBorders>
            <w:shd w:val="clear" w:color="auto" w:fill="auto"/>
            <w:noWrap/>
            <w:vAlign w:val="bottom"/>
            <w:hideMark/>
            <w:tcPrChange w:id="472" w:author="Simon William Mkasimongwa" w:date="2024-11-15T11:42:00Z" w16du:dateUtc="2024-11-15T00:42:00Z">
              <w:tcPr>
                <w:tcW w:w="1171" w:type="dxa"/>
                <w:tcBorders>
                  <w:top w:val="nil"/>
                  <w:left w:val="nil"/>
                  <w:bottom w:val="nil"/>
                  <w:right w:val="nil"/>
                </w:tcBorders>
                <w:shd w:val="clear" w:color="auto" w:fill="auto"/>
                <w:noWrap/>
                <w:vAlign w:val="bottom"/>
                <w:hideMark/>
              </w:tcPr>
            </w:tcPrChange>
          </w:tcPr>
          <w:p w14:paraId="6EC246B7" w14:textId="77777777" w:rsidR="00C121A2" w:rsidRPr="00C07900" w:rsidRDefault="00C121A2" w:rsidP="00C121A2">
            <w:pPr>
              <w:spacing w:after="0" w:line="240" w:lineRule="auto"/>
              <w:jc w:val="center"/>
              <w:rPr>
                <w:ins w:id="47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7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0</w:t>
              </w:r>
            </w:ins>
          </w:p>
        </w:tc>
        <w:tc>
          <w:tcPr>
            <w:tcW w:w="1276" w:type="dxa"/>
            <w:tcBorders>
              <w:top w:val="nil"/>
              <w:left w:val="nil"/>
              <w:bottom w:val="nil"/>
              <w:right w:val="nil"/>
            </w:tcBorders>
            <w:shd w:val="clear" w:color="auto" w:fill="auto"/>
            <w:noWrap/>
            <w:vAlign w:val="bottom"/>
            <w:hideMark/>
            <w:tcPrChange w:id="475" w:author="Simon William Mkasimongwa" w:date="2024-11-15T11:42:00Z" w16du:dateUtc="2024-11-15T00:42:00Z">
              <w:tcPr>
                <w:tcW w:w="1276" w:type="dxa"/>
                <w:tcBorders>
                  <w:top w:val="nil"/>
                  <w:left w:val="nil"/>
                  <w:bottom w:val="nil"/>
                  <w:right w:val="nil"/>
                </w:tcBorders>
                <w:shd w:val="clear" w:color="auto" w:fill="auto"/>
                <w:noWrap/>
                <w:vAlign w:val="bottom"/>
                <w:hideMark/>
              </w:tcPr>
            </w:tcPrChange>
          </w:tcPr>
          <w:p w14:paraId="2E1FC7E1" w14:textId="77777777" w:rsidR="00C121A2" w:rsidRPr="00C07900" w:rsidRDefault="00C121A2" w:rsidP="00C121A2">
            <w:pPr>
              <w:spacing w:after="0" w:line="240" w:lineRule="auto"/>
              <w:jc w:val="center"/>
              <w:rPr>
                <w:ins w:id="47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7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w:t>
              </w:r>
            </w:ins>
          </w:p>
        </w:tc>
        <w:tc>
          <w:tcPr>
            <w:tcW w:w="416" w:type="dxa"/>
            <w:tcBorders>
              <w:top w:val="nil"/>
              <w:left w:val="nil"/>
              <w:bottom w:val="nil"/>
              <w:right w:val="nil"/>
            </w:tcBorders>
            <w:shd w:val="clear" w:color="auto" w:fill="auto"/>
            <w:noWrap/>
            <w:vAlign w:val="bottom"/>
            <w:hideMark/>
            <w:tcPrChange w:id="478" w:author="Simon William Mkasimongwa" w:date="2024-11-15T11:42:00Z" w16du:dateUtc="2024-11-15T00:42:00Z">
              <w:tcPr>
                <w:tcW w:w="416" w:type="dxa"/>
                <w:tcBorders>
                  <w:top w:val="nil"/>
                  <w:left w:val="nil"/>
                  <w:bottom w:val="nil"/>
                  <w:right w:val="nil"/>
                </w:tcBorders>
                <w:shd w:val="clear" w:color="auto" w:fill="auto"/>
                <w:noWrap/>
                <w:vAlign w:val="bottom"/>
                <w:hideMark/>
              </w:tcPr>
            </w:tcPrChange>
          </w:tcPr>
          <w:p w14:paraId="1443BDB6" w14:textId="77777777" w:rsidR="00C121A2" w:rsidRPr="00C07900" w:rsidRDefault="00C121A2" w:rsidP="00C121A2">
            <w:pPr>
              <w:spacing w:after="0" w:line="240" w:lineRule="auto"/>
              <w:jc w:val="center"/>
              <w:rPr>
                <w:ins w:id="47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8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3</w:t>
              </w:r>
            </w:ins>
          </w:p>
        </w:tc>
        <w:tc>
          <w:tcPr>
            <w:tcW w:w="646" w:type="dxa"/>
            <w:tcBorders>
              <w:top w:val="nil"/>
              <w:left w:val="nil"/>
              <w:bottom w:val="nil"/>
              <w:right w:val="nil"/>
            </w:tcBorders>
            <w:shd w:val="clear" w:color="auto" w:fill="auto"/>
            <w:noWrap/>
            <w:vAlign w:val="bottom"/>
            <w:hideMark/>
            <w:tcPrChange w:id="481"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05D1A0B9" w14:textId="77777777" w:rsidR="00C121A2" w:rsidRPr="00C07900" w:rsidRDefault="00C121A2" w:rsidP="00C121A2">
            <w:pPr>
              <w:spacing w:after="0" w:line="240" w:lineRule="auto"/>
              <w:jc w:val="center"/>
              <w:rPr>
                <w:ins w:id="48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8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w:t>
              </w:r>
            </w:ins>
          </w:p>
        </w:tc>
        <w:tc>
          <w:tcPr>
            <w:tcW w:w="646" w:type="dxa"/>
            <w:tcBorders>
              <w:top w:val="nil"/>
              <w:left w:val="nil"/>
              <w:bottom w:val="nil"/>
              <w:right w:val="nil"/>
            </w:tcBorders>
            <w:shd w:val="clear" w:color="auto" w:fill="auto"/>
            <w:noWrap/>
            <w:vAlign w:val="bottom"/>
            <w:hideMark/>
            <w:tcPrChange w:id="484" w:author="Simon William Mkasimongwa" w:date="2024-11-15T11:42:00Z" w16du:dateUtc="2024-11-15T00:42:00Z">
              <w:tcPr>
                <w:tcW w:w="646" w:type="dxa"/>
                <w:tcBorders>
                  <w:top w:val="nil"/>
                  <w:left w:val="nil"/>
                  <w:bottom w:val="nil"/>
                  <w:right w:val="nil"/>
                </w:tcBorders>
                <w:shd w:val="clear" w:color="auto" w:fill="auto"/>
                <w:noWrap/>
                <w:vAlign w:val="bottom"/>
                <w:hideMark/>
              </w:tcPr>
            </w:tcPrChange>
          </w:tcPr>
          <w:p w14:paraId="560F961F" w14:textId="77777777" w:rsidR="00C121A2" w:rsidRPr="00C07900" w:rsidRDefault="00C121A2" w:rsidP="00C121A2">
            <w:pPr>
              <w:spacing w:after="0" w:line="240" w:lineRule="auto"/>
              <w:jc w:val="center"/>
              <w:rPr>
                <w:ins w:id="48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8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7</w:t>
              </w:r>
            </w:ins>
          </w:p>
        </w:tc>
        <w:tc>
          <w:tcPr>
            <w:tcW w:w="652" w:type="dxa"/>
            <w:tcBorders>
              <w:top w:val="nil"/>
              <w:left w:val="nil"/>
              <w:bottom w:val="nil"/>
              <w:right w:val="nil"/>
            </w:tcBorders>
            <w:shd w:val="clear" w:color="auto" w:fill="auto"/>
            <w:noWrap/>
            <w:vAlign w:val="bottom"/>
            <w:hideMark/>
            <w:tcPrChange w:id="487" w:author="Simon William Mkasimongwa" w:date="2024-11-15T11:42:00Z" w16du:dateUtc="2024-11-15T00:42:00Z">
              <w:tcPr>
                <w:tcW w:w="652" w:type="dxa"/>
                <w:tcBorders>
                  <w:top w:val="nil"/>
                  <w:left w:val="nil"/>
                  <w:bottom w:val="nil"/>
                  <w:right w:val="nil"/>
                </w:tcBorders>
                <w:shd w:val="clear" w:color="auto" w:fill="auto"/>
                <w:noWrap/>
                <w:vAlign w:val="bottom"/>
                <w:hideMark/>
              </w:tcPr>
            </w:tcPrChange>
          </w:tcPr>
          <w:p w14:paraId="2EFF16F4" w14:textId="77777777" w:rsidR="00C121A2" w:rsidRPr="00C07900" w:rsidRDefault="00C121A2" w:rsidP="00C121A2">
            <w:pPr>
              <w:spacing w:after="0" w:line="240" w:lineRule="auto"/>
              <w:jc w:val="center"/>
              <w:rPr>
                <w:ins w:id="48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8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w:t>
              </w:r>
            </w:ins>
          </w:p>
        </w:tc>
      </w:tr>
      <w:tr w:rsidR="00C121A2" w:rsidRPr="00C07900" w14:paraId="373101D4" w14:textId="77777777" w:rsidTr="00184868">
        <w:tblPrEx>
          <w:tblW w:w="9532" w:type="dxa"/>
          <w:tblPrExChange w:id="490" w:author="Simon William Mkasimongwa" w:date="2024-11-15T11:43:00Z" w16du:dateUtc="2024-11-15T00:43:00Z">
            <w:tblPrEx>
              <w:tblW w:w="9532" w:type="dxa"/>
            </w:tblPrEx>
          </w:tblPrExChange>
        </w:tblPrEx>
        <w:trPr>
          <w:trHeight w:val="103"/>
          <w:ins w:id="491" w:author="Simon William Mkasimongwa" w:date="2024-11-14T12:59:00Z"/>
          <w:trPrChange w:id="492" w:author="Simon William Mkasimongwa" w:date="2024-11-15T11:43:00Z" w16du:dateUtc="2024-11-15T00:43:00Z">
            <w:trPr>
              <w:trHeight w:val="356"/>
            </w:trPr>
          </w:trPrChange>
        </w:trPr>
        <w:tc>
          <w:tcPr>
            <w:tcW w:w="2127" w:type="dxa"/>
            <w:tcBorders>
              <w:top w:val="nil"/>
              <w:left w:val="nil"/>
              <w:bottom w:val="nil"/>
              <w:right w:val="nil"/>
            </w:tcBorders>
            <w:shd w:val="clear" w:color="auto" w:fill="auto"/>
            <w:noWrap/>
            <w:vAlign w:val="bottom"/>
            <w:hideMark/>
            <w:tcPrChange w:id="493" w:author="Simon William Mkasimongwa" w:date="2024-11-15T11:43:00Z" w16du:dateUtc="2024-11-15T00:43:00Z">
              <w:tcPr>
                <w:tcW w:w="2127" w:type="dxa"/>
                <w:tcBorders>
                  <w:top w:val="nil"/>
                  <w:left w:val="nil"/>
                  <w:bottom w:val="nil"/>
                  <w:right w:val="nil"/>
                </w:tcBorders>
                <w:shd w:val="clear" w:color="auto" w:fill="auto"/>
                <w:noWrap/>
                <w:vAlign w:val="bottom"/>
                <w:hideMark/>
              </w:tcPr>
            </w:tcPrChange>
          </w:tcPr>
          <w:p w14:paraId="72302C90" w14:textId="77777777" w:rsidR="00C121A2" w:rsidRPr="00C07900" w:rsidRDefault="00C121A2" w:rsidP="00C121A2">
            <w:pPr>
              <w:spacing w:after="0" w:line="240" w:lineRule="auto"/>
              <w:jc w:val="center"/>
              <w:rPr>
                <w:ins w:id="49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08" w:type="dxa"/>
            <w:tcBorders>
              <w:top w:val="nil"/>
              <w:left w:val="nil"/>
              <w:bottom w:val="nil"/>
              <w:right w:val="nil"/>
            </w:tcBorders>
            <w:shd w:val="clear" w:color="auto" w:fill="auto"/>
            <w:noWrap/>
            <w:vAlign w:val="center"/>
            <w:hideMark/>
            <w:tcPrChange w:id="495" w:author="Simon William Mkasimongwa" w:date="2024-11-15T11:43:00Z" w16du:dateUtc="2024-11-15T00:43:00Z">
              <w:tcPr>
                <w:tcW w:w="708" w:type="dxa"/>
                <w:tcBorders>
                  <w:top w:val="nil"/>
                  <w:left w:val="nil"/>
                  <w:bottom w:val="nil"/>
                  <w:right w:val="nil"/>
                </w:tcBorders>
                <w:shd w:val="clear" w:color="auto" w:fill="auto"/>
                <w:noWrap/>
                <w:vAlign w:val="center"/>
                <w:hideMark/>
              </w:tcPr>
            </w:tcPrChange>
          </w:tcPr>
          <w:p w14:paraId="3D2A9310" w14:textId="77777777" w:rsidR="00C121A2" w:rsidRPr="00C07900" w:rsidRDefault="00C121A2" w:rsidP="00C121A2">
            <w:pPr>
              <w:spacing w:after="0" w:line="240" w:lineRule="auto"/>
              <w:rPr>
                <w:ins w:id="49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49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PM</w:t>
              </w:r>
              <w:r w:rsidRPr="00C07900">
                <w:rPr>
                  <w:rFonts w:ascii="Times New Roman" w:eastAsia="Times New Roman" w:hAnsi="Times New Roman" w:cs="Times New Roman"/>
                  <w:color w:val="000000"/>
                  <w:kern w:val="0"/>
                  <w:sz w:val="20"/>
                  <w:szCs w:val="20"/>
                  <w:vertAlign w:val="subscript"/>
                  <w:lang w:eastAsia="en-AU"/>
                  <w14:ligatures w14:val="none"/>
                </w:rPr>
                <w:t>10</w:t>
              </w:r>
            </w:ins>
          </w:p>
        </w:tc>
        <w:tc>
          <w:tcPr>
            <w:tcW w:w="716" w:type="dxa"/>
            <w:tcBorders>
              <w:top w:val="nil"/>
              <w:left w:val="nil"/>
              <w:bottom w:val="nil"/>
              <w:right w:val="nil"/>
            </w:tcBorders>
            <w:shd w:val="clear" w:color="auto" w:fill="auto"/>
            <w:noWrap/>
            <w:vAlign w:val="center"/>
            <w:hideMark/>
            <w:tcPrChange w:id="498" w:author="Simon William Mkasimongwa" w:date="2024-11-15T11:43:00Z" w16du:dateUtc="2024-11-15T00:43:00Z">
              <w:tcPr>
                <w:tcW w:w="716" w:type="dxa"/>
                <w:tcBorders>
                  <w:top w:val="nil"/>
                  <w:left w:val="nil"/>
                  <w:bottom w:val="nil"/>
                  <w:right w:val="nil"/>
                </w:tcBorders>
                <w:shd w:val="clear" w:color="auto" w:fill="auto"/>
                <w:noWrap/>
                <w:vAlign w:val="center"/>
                <w:hideMark/>
              </w:tcPr>
            </w:tcPrChange>
          </w:tcPr>
          <w:p w14:paraId="2558A54E" w14:textId="77777777" w:rsidR="00C121A2" w:rsidRPr="00C07900" w:rsidRDefault="00C121A2" w:rsidP="00C121A2">
            <w:pPr>
              <w:spacing w:after="0" w:line="240" w:lineRule="auto"/>
              <w:jc w:val="right"/>
              <w:rPr>
                <w:ins w:id="49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0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8739</w:t>
              </w:r>
            </w:ins>
          </w:p>
        </w:tc>
        <w:tc>
          <w:tcPr>
            <w:tcW w:w="1174" w:type="dxa"/>
            <w:tcBorders>
              <w:top w:val="nil"/>
              <w:left w:val="nil"/>
              <w:bottom w:val="nil"/>
              <w:right w:val="nil"/>
            </w:tcBorders>
            <w:shd w:val="clear" w:color="auto" w:fill="auto"/>
            <w:noWrap/>
            <w:vAlign w:val="bottom"/>
            <w:hideMark/>
            <w:tcPrChange w:id="501" w:author="Simon William Mkasimongwa" w:date="2024-11-15T11:43:00Z" w16du:dateUtc="2024-11-15T00:43:00Z">
              <w:tcPr>
                <w:tcW w:w="1174" w:type="dxa"/>
                <w:tcBorders>
                  <w:top w:val="nil"/>
                  <w:left w:val="nil"/>
                  <w:bottom w:val="nil"/>
                  <w:right w:val="nil"/>
                </w:tcBorders>
                <w:shd w:val="clear" w:color="auto" w:fill="auto"/>
                <w:noWrap/>
                <w:vAlign w:val="bottom"/>
                <w:hideMark/>
              </w:tcPr>
            </w:tcPrChange>
          </w:tcPr>
          <w:p w14:paraId="54CA68AB" w14:textId="77777777" w:rsidR="00C121A2" w:rsidRPr="00C07900" w:rsidRDefault="00C121A2" w:rsidP="00C121A2">
            <w:pPr>
              <w:spacing w:after="0" w:line="240" w:lineRule="auto"/>
              <w:rPr>
                <w:ins w:id="50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0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569 (6)</w:t>
              </w:r>
            </w:ins>
          </w:p>
        </w:tc>
        <w:tc>
          <w:tcPr>
            <w:tcW w:w="1171" w:type="dxa"/>
            <w:tcBorders>
              <w:top w:val="nil"/>
              <w:left w:val="nil"/>
              <w:bottom w:val="nil"/>
              <w:right w:val="nil"/>
            </w:tcBorders>
            <w:shd w:val="clear" w:color="auto" w:fill="auto"/>
            <w:noWrap/>
            <w:vAlign w:val="bottom"/>
            <w:hideMark/>
            <w:tcPrChange w:id="504" w:author="Simon William Mkasimongwa" w:date="2024-11-15T11:43:00Z" w16du:dateUtc="2024-11-15T00:43:00Z">
              <w:tcPr>
                <w:tcW w:w="1171" w:type="dxa"/>
                <w:tcBorders>
                  <w:top w:val="nil"/>
                  <w:left w:val="nil"/>
                  <w:bottom w:val="nil"/>
                  <w:right w:val="nil"/>
                </w:tcBorders>
                <w:shd w:val="clear" w:color="auto" w:fill="auto"/>
                <w:noWrap/>
                <w:vAlign w:val="bottom"/>
                <w:hideMark/>
              </w:tcPr>
            </w:tcPrChange>
          </w:tcPr>
          <w:p w14:paraId="741E3EF6" w14:textId="77777777" w:rsidR="00C121A2" w:rsidRPr="00C07900" w:rsidRDefault="00C121A2" w:rsidP="00C121A2">
            <w:pPr>
              <w:spacing w:after="0" w:line="240" w:lineRule="auto"/>
              <w:jc w:val="center"/>
              <w:rPr>
                <w:ins w:id="50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0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0</w:t>
              </w:r>
            </w:ins>
          </w:p>
        </w:tc>
        <w:tc>
          <w:tcPr>
            <w:tcW w:w="1276" w:type="dxa"/>
            <w:tcBorders>
              <w:top w:val="nil"/>
              <w:left w:val="nil"/>
              <w:bottom w:val="nil"/>
              <w:right w:val="nil"/>
            </w:tcBorders>
            <w:shd w:val="clear" w:color="auto" w:fill="auto"/>
            <w:noWrap/>
            <w:vAlign w:val="bottom"/>
            <w:hideMark/>
            <w:tcPrChange w:id="507" w:author="Simon William Mkasimongwa" w:date="2024-11-15T11:43:00Z" w16du:dateUtc="2024-11-15T00:43:00Z">
              <w:tcPr>
                <w:tcW w:w="1276" w:type="dxa"/>
                <w:tcBorders>
                  <w:top w:val="nil"/>
                  <w:left w:val="nil"/>
                  <w:bottom w:val="nil"/>
                  <w:right w:val="nil"/>
                </w:tcBorders>
                <w:shd w:val="clear" w:color="auto" w:fill="auto"/>
                <w:noWrap/>
                <w:vAlign w:val="bottom"/>
                <w:hideMark/>
              </w:tcPr>
            </w:tcPrChange>
          </w:tcPr>
          <w:p w14:paraId="47625136" w14:textId="77777777" w:rsidR="00C121A2" w:rsidRPr="00C07900" w:rsidRDefault="00C121A2" w:rsidP="00C121A2">
            <w:pPr>
              <w:spacing w:after="0" w:line="240" w:lineRule="auto"/>
              <w:jc w:val="center"/>
              <w:rPr>
                <w:ins w:id="50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0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w:t>
              </w:r>
            </w:ins>
          </w:p>
        </w:tc>
        <w:tc>
          <w:tcPr>
            <w:tcW w:w="416" w:type="dxa"/>
            <w:tcBorders>
              <w:top w:val="nil"/>
              <w:left w:val="nil"/>
              <w:bottom w:val="nil"/>
              <w:right w:val="nil"/>
            </w:tcBorders>
            <w:shd w:val="clear" w:color="auto" w:fill="auto"/>
            <w:noWrap/>
            <w:vAlign w:val="bottom"/>
            <w:hideMark/>
            <w:tcPrChange w:id="510" w:author="Simon William Mkasimongwa" w:date="2024-11-15T11:43:00Z" w16du:dateUtc="2024-11-15T00:43:00Z">
              <w:tcPr>
                <w:tcW w:w="416" w:type="dxa"/>
                <w:tcBorders>
                  <w:top w:val="nil"/>
                  <w:left w:val="nil"/>
                  <w:bottom w:val="nil"/>
                  <w:right w:val="nil"/>
                </w:tcBorders>
                <w:shd w:val="clear" w:color="auto" w:fill="auto"/>
                <w:noWrap/>
                <w:vAlign w:val="bottom"/>
                <w:hideMark/>
              </w:tcPr>
            </w:tcPrChange>
          </w:tcPr>
          <w:p w14:paraId="21D2698C" w14:textId="77777777" w:rsidR="00C121A2" w:rsidRPr="00C07900" w:rsidRDefault="00C121A2" w:rsidP="00C121A2">
            <w:pPr>
              <w:spacing w:after="0" w:line="240" w:lineRule="auto"/>
              <w:jc w:val="center"/>
              <w:rPr>
                <w:ins w:id="51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1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9</w:t>
              </w:r>
            </w:ins>
          </w:p>
        </w:tc>
        <w:tc>
          <w:tcPr>
            <w:tcW w:w="646" w:type="dxa"/>
            <w:tcBorders>
              <w:top w:val="nil"/>
              <w:left w:val="nil"/>
              <w:bottom w:val="nil"/>
              <w:right w:val="nil"/>
            </w:tcBorders>
            <w:shd w:val="clear" w:color="auto" w:fill="auto"/>
            <w:noWrap/>
            <w:vAlign w:val="bottom"/>
            <w:hideMark/>
            <w:tcPrChange w:id="513" w:author="Simon William Mkasimongwa" w:date="2024-11-15T11:43:00Z" w16du:dateUtc="2024-11-15T00:43:00Z">
              <w:tcPr>
                <w:tcW w:w="646" w:type="dxa"/>
                <w:tcBorders>
                  <w:top w:val="nil"/>
                  <w:left w:val="nil"/>
                  <w:bottom w:val="nil"/>
                  <w:right w:val="nil"/>
                </w:tcBorders>
                <w:shd w:val="clear" w:color="auto" w:fill="auto"/>
                <w:noWrap/>
                <w:vAlign w:val="bottom"/>
                <w:hideMark/>
              </w:tcPr>
            </w:tcPrChange>
          </w:tcPr>
          <w:p w14:paraId="2027ED0A" w14:textId="77777777" w:rsidR="00C121A2" w:rsidRPr="00C07900" w:rsidRDefault="00C121A2" w:rsidP="00C121A2">
            <w:pPr>
              <w:spacing w:after="0" w:line="240" w:lineRule="auto"/>
              <w:jc w:val="center"/>
              <w:rPr>
                <w:ins w:id="51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1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w:t>
              </w:r>
            </w:ins>
          </w:p>
        </w:tc>
        <w:tc>
          <w:tcPr>
            <w:tcW w:w="646" w:type="dxa"/>
            <w:tcBorders>
              <w:top w:val="nil"/>
              <w:left w:val="nil"/>
              <w:bottom w:val="nil"/>
              <w:right w:val="nil"/>
            </w:tcBorders>
            <w:shd w:val="clear" w:color="auto" w:fill="auto"/>
            <w:noWrap/>
            <w:vAlign w:val="bottom"/>
            <w:hideMark/>
            <w:tcPrChange w:id="516" w:author="Simon William Mkasimongwa" w:date="2024-11-15T11:43:00Z" w16du:dateUtc="2024-11-15T00:43:00Z">
              <w:tcPr>
                <w:tcW w:w="646" w:type="dxa"/>
                <w:tcBorders>
                  <w:top w:val="nil"/>
                  <w:left w:val="nil"/>
                  <w:bottom w:val="nil"/>
                  <w:right w:val="nil"/>
                </w:tcBorders>
                <w:shd w:val="clear" w:color="auto" w:fill="auto"/>
                <w:noWrap/>
                <w:vAlign w:val="bottom"/>
                <w:hideMark/>
              </w:tcPr>
            </w:tcPrChange>
          </w:tcPr>
          <w:p w14:paraId="36BD4F8E" w14:textId="77777777" w:rsidR="00C121A2" w:rsidRPr="00C07900" w:rsidRDefault="00C121A2" w:rsidP="00C121A2">
            <w:pPr>
              <w:spacing w:after="0" w:line="240" w:lineRule="auto"/>
              <w:jc w:val="center"/>
              <w:rPr>
                <w:ins w:id="51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1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w:t>
              </w:r>
            </w:ins>
          </w:p>
        </w:tc>
        <w:tc>
          <w:tcPr>
            <w:tcW w:w="652" w:type="dxa"/>
            <w:tcBorders>
              <w:top w:val="nil"/>
              <w:left w:val="nil"/>
              <w:bottom w:val="nil"/>
              <w:right w:val="nil"/>
            </w:tcBorders>
            <w:shd w:val="clear" w:color="auto" w:fill="auto"/>
            <w:noWrap/>
            <w:vAlign w:val="bottom"/>
            <w:hideMark/>
            <w:tcPrChange w:id="519" w:author="Simon William Mkasimongwa" w:date="2024-11-15T11:43:00Z" w16du:dateUtc="2024-11-15T00:43:00Z">
              <w:tcPr>
                <w:tcW w:w="652" w:type="dxa"/>
                <w:tcBorders>
                  <w:top w:val="nil"/>
                  <w:left w:val="nil"/>
                  <w:bottom w:val="nil"/>
                  <w:right w:val="nil"/>
                </w:tcBorders>
                <w:shd w:val="clear" w:color="auto" w:fill="auto"/>
                <w:noWrap/>
                <w:vAlign w:val="bottom"/>
                <w:hideMark/>
              </w:tcPr>
            </w:tcPrChange>
          </w:tcPr>
          <w:p w14:paraId="17A1D9E6" w14:textId="77777777" w:rsidR="00C121A2" w:rsidRPr="00C07900" w:rsidRDefault="00C121A2" w:rsidP="00C121A2">
            <w:pPr>
              <w:spacing w:after="0" w:line="240" w:lineRule="auto"/>
              <w:jc w:val="center"/>
              <w:rPr>
                <w:ins w:id="52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2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w:t>
              </w:r>
            </w:ins>
          </w:p>
        </w:tc>
      </w:tr>
      <w:tr w:rsidR="00C121A2" w:rsidRPr="00C07900" w14:paraId="0F4271EC" w14:textId="77777777" w:rsidTr="00184868">
        <w:tblPrEx>
          <w:tblW w:w="9532" w:type="dxa"/>
          <w:tblPrExChange w:id="522" w:author="Simon William Mkasimongwa" w:date="2024-11-15T11:43:00Z" w16du:dateUtc="2024-11-15T00:43:00Z">
            <w:tblPrEx>
              <w:tblW w:w="9532" w:type="dxa"/>
            </w:tblPrEx>
          </w:tblPrExChange>
        </w:tblPrEx>
        <w:trPr>
          <w:trHeight w:val="164"/>
          <w:ins w:id="523" w:author="Simon William Mkasimongwa" w:date="2024-11-14T12:59:00Z"/>
          <w:trPrChange w:id="524" w:author="Simon William Mkasimongwa" w:date="2024-11-15T11:43:00Z" w16du:dateUtc="2024-11-15T00:43:00Z">
            <w:trPr>
              <w:trHeight w:val="356"/>
            </w:trPr>
          </w:trPrChange>
        </w:trPr>
        <w:tc>
          <w:tcPr>
            <w:tcW w:w="2127" w:type="dxa"/>
            <w:tcBorders>
              <w:top w:val="nil"/>
              <w:left w:val="nil"/>
              <w:bottom w:val="nil"/>
              <w:right w:val="nil"/>
            </w:tcBorders>
            <w:shd w:val="clear" w:color="auto" w:fill="auto"/>
            <w:noWrap/>
            <w:vAlign w:val="center"/>
            <w:hideMark/>
            <w:tcPrChange w:id="525" w:author="Simon William Mkasimongwa" w:date="2024-11-15T11:43:00Z" w16du:dateUtc="2024-11-15T00:43:00Z">
              <w:tcPr>
                <w:tcW w:w="2127" w:type="dxa"/>
                <w:tcBorders>
                  <w:top w:val="nil"/>
                  <w:left w:val="nil"/>
                  <w:bottom w:val="nil"/>
                  <w:right w:val="nil"/>
                </w:tcBorders>
                <w:shd w:val="clear" w:color="auto" w:fill="auto"/>
                <w:noWrap/>
                <w:vAlign w:val="center"/>
                <w:hideMark/>
              </w:tcPr>
            </w:tcPrChange>
          </w:tcPr>
          <w:p w14:paraId="6E200179" w14:textId="77777777" w:rsidR="00C121A2" w:rsidRPr="00C07900" w:rsidRDefault="00C121A2" w:rsidP="00C121A2">
            <w:pPr>
              <w:spacing w:after="0" w:line="240" w:lineRule="auto"/>
              <w:jc w:val="center"/>
              <w:rPr>
                <w:ins w:id="52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08" w:type="dxa"/>
            <w:tcBorders>
              <w:top w:val="nil"/>
              <w:left w:val="nil"/>
              <w:bottom w:val="nil"/>
              <w:right w:val="nil"/>
            </w:tcBorders>
            <w:shd w:val="clear" w:color="auto" w:fill="auto"/>
            <w:noWrap/>
            <w:vAlign w:val="center"/>
            <w:hideMark/>
            <w:tcPrChange w:id="527" w:author="Simon William Mkasimongwa" w:date="2024-11-15T11:43:00Z" w16du:dateUtc="2024-11-15T00:43:00Z">
              <w:tcPr>
                <w:tcW w:w="708" w:type="dxa"/>
                <w:tcBorders>
                  <w:top w:val="nil"/>
                  <w:left w:val="nil"/>
                  <w:bottom w:val="nil"/>
                  <w:right w:val="nil"/>
                </w:tcBorders>
                <w:shd w:val="clear" w:color="auto" w:fill="auto"/>
                <w:noWrap/>
                <w:vAlign w:val="center"/>
                <w:hideMark/>
              </w:tcPr>
            </w:tcPrChange>
          </w:tcPr>
          <w:p w14:paraId="5CE56888" w14:textId="77777777" w:rsidR="00C121A2" w:rsidRPr="00C07900" w:rsidRDefault="00C121A2" w:rsidP="00C121A2">
            <w:pPr>
              <w:spacing w:after="0" w:line="240" w:lineRule="auto"/>
              <w:rPr>
                <w:ins w:id="52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2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O</w:t>
              </w:r>
              <w:r w:rsidRPr="00C07900">
                <w:rPr>
                  <w:rFonts w:ascii="Times New Roman" w:eastAsia="Times New Roman" w:hAnsi="Times New Roman" w:cs="Times New Roman"/>
                  <w:color w:val="000000"/>
                  <w:kern w:val="0"/>
                  <w:sz w:val="20"/>
                  <w:szCs w:val="20"/>
                  <w:vertAlign w:val="subscript"/>
                  <w:lang w:eastAsia="en-AU"/>
                  <w14:ligatures w14:val="none"/>
                </w:rPr>
                <w:t>3</w:t>
              </w:r>
            </w:ins>
          </w:p>
        </w:tc>
        <w:tc>
          <w:tcPr>
            <w:tcW w:w="716" w:type="dxa"/>
            <w:tcBorders>
              <w:top w:val="nil"/>
              <w:left w:val="nil"/>
              <w:bottom w:val="nil"/>
              <w:right w:val="nil"/>
            </w:tcBorders>
            <w:shd w:val="clear" w:color="auto" w:fill="auto"/>
            <w:noWrap/>
            <w:vAlign w:val="center"/>
            <w:hideMark/>
            <w:tcPrChange w:id="530" w:author="Simon William Mkasimongwa" w:date="2024-11-15T11:43:00Z" w16du:dateUtc="2024-11-15T00:43:00Z">
              <w:tcPr>
                <w:tcW w:w="716" w:type="dxa"/>
                <w:tcBorders>
                  <w:top w:val="nil"/>
                  <w:left w:val="nil"/>
                  <w:bottom w:val="nil"/>
                  <w:right w:val="nil"/>
                </w:tcBorders>
                <w:shd w:val="clear" w:color="auto" w:fill="auto"/>
                <w:noWrap/>
                <w:vAlign w:val="center"/>
                <w:hideMark/>
              </w:tcPr>
            </w:tcPrChange>
          </w:tcPr>
          <w:p w14:paraId="67E800B2" w14:textId="77777777" w:rsidR="00C121A2" w:rsidRPr="00C07900" w:rsidRDefault="00C121A2" w:rsidP="00C121A2">
            <w:pPr>
              <w:spacing w:after="0" w:line="240" w:lineRule="auto"/>
              <w:jc w:val="right"/>
              <w:rPr>
                <w:ins w:id="53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3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26157</w:t>
              </w:r>
            </w:ins>
          </w:p>
        </w:tc>
        <w:tc>
          <w:tcPr>
            <w:tcW w:w="1174" w:type="dxa"/>
            <w:tcBorders>
              <w:top w:val="nil"/>
              <w:left w:val="nil"/>
              <w:bottom w:val="nil"/>
              <w:right w:val="nil"/>
            </w:tcBorders>
            <w:shd w:val="clear" w:color="auto" w:fill="auto"/>
            <w:noWrap/>
            <w:vAlign w:val="bottom"/>
            <w:hideMark/>
            <w:tcPrChange w:id="533" w:author="Simon William Mkasimongwa" w:date="2024-11-15T11:43:00Z" w16du:dateUtc="2024-11-15T00:43:00Z">
              <w:tcPr>
                <w:tcW w:w="1174" w:type="dxa"/>
                <w:tcBorders>
                  <w:top w:val="nil"/>
                  <w:left w:val="nil"/>
                  <w:bottom w:val="nil"/>
                  <w:right w:val="nil"/>
                </w:tcBorders>
                <w:shd w:val="clear" w:color="auto" w:fill="auto"/>
                <w:noWrap/>
                <w:vAlign w:val="bottom"/>
                <w:hideMark/>
              </w:tcPr>
            </w:tcPrChange>
          </w:tcPr>
          <w:p w14:paraId="4A6F9DF5" w14:textId="77777777" w:rsidR="00C121A2" w:rsidRPr="00C07900" w:rsidRDefault="00C121A2" w:rsidP="00C121A2">
            <w:pPr>
              <w:spacing w:after="0" w:line="240" w:lineRule="auto"/>
              <w:rPr>
                <w:ins w:id="53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3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80 (1)</w:t>
              </w:r>
            </w:ins>
          </w:p>
        </w:tc>
        <w:tc>
          <w:tcPr>
            <w:tcW w:w="1171" w:type="dxa"/>
            <w:tcBorders>
              <w:top w:val="nil"/>
              <w:left w:val="nil"/>
              <w:bottom w:val="nil"/>
              <w:right w:val="nil"/>
            </w:tcBorders>
            <w:shd w:val="clear" w:color="auto" w:fill="auto"/>
            <w:noWrap/>
            <w:vAlign w:val="bottom"/>
            <w:hideMark/>
            <w:tcPrChange w:id="536" w:author="Simon William Mkasimongwa" w:date="2024-11-15T11:43:00Z" w16du:dateUtc="2024-11-15T00:43:00Z">
              <w:tcPr>
                <w:tcW w:w="1171" w:type="dxa"/>
                <w:tcBorders>
                  <w:top w:val="nil"/>
                  <w:left w:val="nil"/>
                  <w:bottom w:val="nil"/>
                  <w:right w:val="nil"/>
                </w:tcBorders>
                <w:shd w:val="clear" w:color="auto" w:fill="auto"/>
                <w:noWrap/>
                <w:vAlign w:val="bottom"/>
                <w:hideMark/>
              </w:tcPr>
            </w:tcPrChange>
          </w:tcPr>
          <w:p w14:paraId="370B8C0F" w14:textId="77777777" w:rsidR="00C121A2" w:rsidRPr="00C07900" w:rsidRDefault="00C121A2" w:rsidP="00C121A2">
            <w:pPr>
              <w:spacing w:after="0" w:line="240" w:lineRule="auto"/>
              <w:jc w:val="center"/>
              <w:rPr>
                <w:ins w:id="53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3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0</w:t>
              </w:r>
            </w:ins>
          </w:p>
        </w:tc>
        <w:tc>
          <w:tcPr>
            <w:tcW w:w="1276" w:type="dxa"/>
            <w:tcBorders>
              <w:top w:val="nil"/>
              <w:left w:val="nil"/>
              <w:bottom w:val="nil"/>
              <w:right w:val="nil"/>
            </w:tcBorders>
            <w:shd w:val="clear" w:color="auto" w:fill="auto"/>
            <w:noWrap/>
            <w:vAlign w:val="bottom"/>
            <w:hideMark/>
            <w:tcPrChange w:id="539" w:author="Simon William Mkasimongwa" w:date="2024-11-15T11:43:00Z" w16du:dateUtc="2024-11-15T00:43:00Z">
              <w:tcPr>
                <w:tcW w:w="1276" w:type="dxa"/>
                <w:tcBorders>
                  <w:top w:val="nil"/>
                  <w:left w:val="nil"/>
                  <w:bottom w:val="nil"/>
                  <w:right w:val="nil"/>
                </w:tcBorders>
                <w:shd w:val="clear" w:color="auto" w:fill="auto"/>
                <w:noWrap/>
                <w:vAlign w:val="bottom"/>
                <w:hideMark/>
              </w:tcPr>
            </w:tcPrChange>
          </w:tcPr>
          <w:p w14:paraId="5108DCF0" w14:textId="77777777" w:rsidR="00C121A2" w:rsidRPr="00C07900" w:rsidRDefault="00C121A2" w:rsidP="00C121A2">
            <w:pPr>
              <w:spacing w:after="0" w:line="240" w:lineRule="auto"/>
              <w:jc w:val="center"/>
              <w:rPr>
                <w:ins w:id="54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4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w:t>
              </w:r>
            </w:ins>
          </w:p>
        </w:tc>
        <w:tc>
          <w:tcPr>
            <w:tcW w:w="416" w:type="dxa"/>
            <w:tcBorders>
              <w:top w:val="nil"/>
              <w:left w:val="nil"/>
              <w:bottom w:val="nil"/>
              <w:right w:val="nil"/>
            </w:tcBorders>
            <w:shd w:val="clear" w:color="auto" w:fill="auto"/>
            <w:noWrap/>
            <w:vAlign w:val="bottom"/>
            <w:hideMark/>
            <w:tcPrChange w:id="542" w:author="Simon William Mkasimongwa" w:date="2024-11-15T11:43:00Z" w16du:dateUtc="2024-11-15T00:43:00Z">
              <w:tcPr>
                <w:tcW w:w="416" w:type="dxa"/>
                <w:tcBorders>
                  <w:top w:val="nil"/>
                  <w:left w:val="nil"/>
                  <w:bottom w:val="nil"/>
                  <w:right w:val="nil"/>
                </w:tcBorders>
                <w:shd w:val="clear" w:color="auto" w:fill="auto"/>
                <w:noWrap/>
                <w:vAlign w:val="bottom"/>
                <w:hideMark/>
              </w:tcPr>
            </w:tcPrChange>
          </w:tcPr>
          <w:p w14:paraId="5C10B396" w14:textId="77777777" w:rsidR="00C121A2" w:rsidRPr="00C07900" w:rsidRDefault="00C121A2" w:rsidP="00C121A2">
            <w:pPr>
              <w:spacing w:after="0" w:line="240" w:lineRule="auto"/>
              <w:jc w:val="center"/>
              <w:rPr>
                <w:ins w:id="54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4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7</w:t>
              </w:r>
            </w:ins>
          </w:p>
        </w:tc>
        <w:tc>
          <w:tcPr>
            <w:tcW w:w="646" w:type="dxa"/>
            <w:tcBorders>
              <w:top w:val="nil"/>
              <w:left w:val="nil"/>
              <w:bottom w:val="nil"/>
              <w:right w:val="nil"/>
            </w:tcBorders>
            <w:shd w:val="clear" w:color="auto" w:fill="auto"/>
            <w:noWrap/>
            <w:vAlign w:val="bottom"/>
            <w:hideMark/>
            <w:tcPrChange w:id="545" w:author="Simon William Mkasimongwa" w:date="2024-11-15T11:43:00Z" w16du:dateUtc="2024-11-15T00:43:00Z">
              <w:tcPr>
                <w:tcW w:w="646" w:type="dxa"/>
                <w:tcBorders>
                  <w:top w:val="nil"/>
                  <w:left w:val="nil"/>
                  <w:bottom w:val="nil"/>
                  <w:right w:val="nil"/>
                </w:tcBorders>
                <w:shd w:val="clear" w:color="auto" w:fill="auto"/>
                <w:noWrap/>
                <w:vAlign w:val="bottom"/>
                <w:hideMark/>
              </w:tcPr>
            </w:tcPrChange>
          </w:tcPr>
          <w:p w14:paraId="07C65783" w14:textId="77777777" w:rsidR="00C121A2" w:rsidRPr="00C07900" w:rsidRDefault="00C121A2" w:rsidP="00C121A2">
            <w:pPr>
              <w:spacing w:after="0" w:line="240" w:lineRule="auto"/>
              <w:jc w:val="center"/>
              <w:rPr>
                <w:ins w:id="54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4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w:t>
              </w:r>
            </w:ins>
          </w:p>
        </w:tc>
        <w:tc>
          <w:tcPr>
            <w:tcW w:w="646" w:type="dxa"/>
            <w:tcBorders>
              <w:top w:val="nil"/>
              <w:left w:val="nil"/>
              <w:bottom w:val="nil"/>
              <w:right w:val="nil"/>
            </w:tcBorders>
            <w:shd w:val="clear" w:color="auto" w:fill="auto"/>
            <w:noWrap/>
            <w:vAlign w:val="bottom"/>
            <w:hideMark/>
            <w:tcPrChange w:id="548" w:author="Simon William Mkasimongwa" w:date="2024-11-15T11:43:00Z" w16du:dateUtc="2024-11-15T00:43:00Z">
              <w:tcPr>
                <w:tcW w:w="646" w:type="dxa"/>
                <w:tcBorders>
                  <w:top w:val="nil"/>
                  <w:left w:val="nil"/>
                  <w:bottom w:val="nil"/>
                  <w:right w:val="nil"/>
                </w:tcBorders>
                <w:shd w:val="clear" w:color="auto" w:fill="auto"/>
                <w:noWrap/>
                <w:vAlign w:val="bottom"/>
                <w:hideMark/>
              </w:tcPr>
            </w:tcPrChange>
          </w:tcPr>
          <w:p w14:paraId="5F180425" w14:textId="77777777" w:rsidR="00C121A2" w:rsidRPr="00C07900" w:rsidRDefault="00C121A2" w:rsidP="00C121A2">
            <w:pPr>
              <w:spacing w:after="0" w:line="240" w:lineRule="auto"/>
              <w:jc w:val="center"/>
              <w:rPr>
                <w:ins w:id="54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5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0</w:t>
              </w:r>
            </w:ins>
          </w:p>
        </w:tc>
        <w:tc>
          <w:tcPr>
            <w:tcW w:w="652" w:type="dxa"/>
            <w:tcBorders>
              <w:top w:val="nil"/>
              <w:left w:val="nil"/>
              <w:bottom w:val="nil"/>
              <w:right w:val="nil"/>
            </w:tcBorders>
            <w:shd w:val="clear" w:color="auto" w:fill="auto"/>
            <w:noWrap/>
            <w:vAlign w:val="bottom"/>
            <w:hideMark/>
            <w:tcPrChange w:id="551" w:author="Simon William Mkasimongwa" w:date="2024-11-15T11:43:00Z" w16du:dateUtc="2024-11-15T00:43:00Z">
              <w:tcPr>
                <w:tcW w:w="652" w:type="dxa"/>
                <w:tcBorders>
                  <w:top w:val="nil"/>
                  <w:left w:val="nil"/>
                  <w:bottom w:val="nil"/>
                  <w:right w:val="nil"/>
                </w:tcBorders>
                <w:shd w:val="clear" w:color="auto" w:fill="auto"/>
                <w:noWrap/>
                <w:vAlign w:val="bottom"/>
                <w:hideMark/>
              </w:tcPr>
            </w:tcPrChange>
          </w:tcPr>
          <w:p w14:paraId="3763EB30" w14:textId="77777777" w:rsidR="00C121A2" w:rsidRPr="00C07900" w:rsidRDefault="00C121A2" w:rsidP="00C121A2">
            <w:pPr>
              <w:spacing w:after="0" w:line="240" w:lineRule="auto"/>
              <w:jc w:val="center"/>
              <w:rPr>
                <w:ins w:id="55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5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0</w:t>
              </w:r>
            </w:ins>
          </w:p>
        </w:tc>
      </w:tr>
      <w:tr w:rsidR="00C121A2" w:rsidRPr="00C07900" w14:paraId="681B612E" w14:textId="77777777" w:rsidTr="00184868">
        <w:tblPrEx>
          <w:tblW w:w="9532" w:type="dxa"/>
          <w:tblPrExChange w:id="554" w:author="Simon William Mkasimongwa" w:date="2024-11-15T11:43:00Z" w16du:dateUtc="2024-11-15T00:43:00Z">
            <w:tblPrEx>
              <w:tblW w:w="9532" w:type="dxa"/>
            </w:tblPrEx>
          </w:tblPrExChange>
        </w:tblPrEx>
        <w:trPr>
          <w:trHeight w:val="81"/>
          <w:ins w:id="555" w:author="Simon William Mkasimongwa" w:date="2024-11-14T12:59:00Z"/>
          <w:trPrChange w:id="556" w:author="Simon William Mkasimongwa" w:date="2024-11-15T11:43:00Z" w16du:dateUtc="2024-11-15T00:43:00Z">
            <w:trPr>
              <w:trHeight w:val="323"/>
            </w:trPr>
          </w:trPrChange>
        </w:trPr>
        <w:tc>
          <w:tcPr>
            <w:tcW w:w="2127" w:type="dxa"/>
            <w:tcBorders>
              <w:top w:val="nil"/>
              <w:left w:val="nil"/>
              <w:bottom w:val="nil"/>
              <w:right w:val="nil"/>
            </w:tcBorders>
            <w:shd w:val="clear" w:color="auto" w:fill="auto"/>
            <w:vAlign w:val="center"/>
            <w:hideMark/>
            <w:tcPrChange w:id="557" w:author="Simon William Mkasimongwa" w:date="2024-11-15T11:43:00Z" w16du:dateUtc="2024-11-15T00:43:00Z">
              <w:tcPr>
                <w:tcW w:w="2127" w:type="dxa"/>
                <w:tcBorders>
                  <w:top w:val="nil"/>
                  <w:left w:val="nil"/>
                  <w:bottom w:val="nil"/>
                  <w:right w:val="nil"/>
                </w:tcBorders>
                <w:shd w:val="clear" w:color="auto" w:fill="auto"/>
                <w:vAlign w:val="center"/>
                <w:hideMark/>
              </w:tcPr>
            </w:tcPrChange>
          </w:tcPr>
          <w:p w14:paraId="03192A47" w14:textId="77777777" w:rsidR="00C121A2" w:rsidRPr="00C07900" w:rsidRDefault="00C121A2" w:rsidP="00C121A2">
            <w:pPr>
              <w:spacing w:after="0" w:line="240" w:lineRule="auto"/>
              <w:rPr>
                <w:ins w:id="558"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59"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Single events</w:t>
              </w:r>
            </w:ins>
          </w:p>
        </w:tc>
        <w:tc>
          <w:tcPr>
            <w:tcW w:w="708" w:type="dxa"/>
            <w:tcBorders>
              <w:top w:val="nil"/>
              <w:left w:val="nil"/>
              <w:bottom w:val="nil"/>
              <w:right w:val="nil"/>
            </w:tcBorders>
            <w:shd w:val="clear" w:color="auto" w:fill="auto"/>
            <w:noWrap/>
            <w:vAlign w:val="center"/>
            <w:hideMark/>
            <w:tcPrChange w:id="560" w:author="Simon William Mkasimongwa" w:date="2024-11-15T11:43:00Z" w16du:dateUtc="2024-11-15T00:43:00Z">
              <w:tcPr>
                <w:tcW w:w="708" w:type="dxa"/>
                <w:tcBorders>
                  <w:top w:val="nil"/>
                  <w:left w:val="nil"/>
                  <w:bottom w:val="nil"/>
                  <w:right w:val="nil"/>
                </w:tcBorders>
                <w:shd w:val="clear" w:color="auto" w:fill="auto"/>
                <w:noWrap/>
                <w:vAlign w:val="center"/>
                <w:hideMark/>
              </w:tcPr>
            </w:tcPrChange>
          </w:tcPr>
          <w:p w14:paraId="77779A77" w14:textId="77777777" w:rsidR="00C121A2" w:rsidRPr="00C07900" w:rsidRDefault="00C121A2" w:rsidP="00C121A2">
            <w:pPr>
              <w:spacing w:after="0" w:line="240" w:lineRule="auto"/>
              <w:rPr>
                <w:ins w:id="56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p>
        </w:tc>
        <w:tc>
          <w:tcPr>
            <w:tcW w:w="716" w:type="dxa"/>
            <w:tcBorders>
              <w:top w:val="nil"/>
              <w:left w:val="nil"/>
              <w:bottom w:val="nil"/>
              <w:right w:val="nil"/>
            </w:tcBorders>
            <w:shd w:val="clear" w:color="auto" w:fill="auto"/>
            <w:noWrap/>
            <w:vAlign w:val="center"/>
            <w:hideMark/>
            <w:tcPrChange w:id="562" w:author="Simon William Mkasimongwa" w:date="2024-11-15T11:43:00Z" w16du:dateUtc="2024-11-15T00:43:00Z">
              <w:tcPr>
                <w:tcW w:w="716" w:type="dxa"/>
                <w:tcBorders>
                  <w:top w:val="nil"/>
                  <w:left w:val="nil"/>
                  <w:bottom w:val="nil"/>
                  <w:right w:val="nil"/>
                </w:tcBorders>
                <w:shd w:val="clear" w:color="auto" w:fill="auto"/>
                <w:noWrap/>
                <w:vAlign w:val="center"/>
                <w:hideMark/>
              </w:tcPr>
            </w:tcPrChange>
          </w:tcPr>
          <w:p w14:paraId="426DBBAC" w14:textId="77777777" w:rsidR="00C121A2" w:rsidRPr="00C07900" w:rsidRDefault="00C121A2" w:rsidP="00C121A2">
            <w:pPr>
              <w:spacing w:after="0" w:line="240" w:lineRule="auto"/>
              <w:rPr>
                <w:ins w:id="563" w:author="Simon William Mkasimongwa" w:date="2024-11-14T12:59:00Z" w16du:dateUtc="2024-11-14T01:59:00Z"/>
                <w:rFonts w:ascii="Times New Roman" w:eastAsia="Times New Roman" w:hAnsi="Times New Roman" w:cs="Times New Roman"/>
                <w:kern w:val="0"/>
                <w:sz w:val="20"/>
                <w:szCs w:val="20"/>
                <w:lang w:eastAsia="en-AU"/>
                <w14:ligatures w14:val="none"/>
              </w:rPr>
            </w:pPr>
          </w:p>
        </w:tc>
        <w:tc>
          <w:tcPr>
            <w:tcW w:w="1174" w:type="dxa"/>
            <w:tcBorders>
              <w:top w:val="nil"/>
              <w:left w:val="nil"/>
              <w:bottom w:val="nil"/>
              <w:right w:val="nil"/>
            </w:tcBorders>
            <w:shd w:val="clear" w:color="auto" w:fill="auto"/>
            <w:noWrap/>
            <w:vAlign w:val="bottom"/>
            <w:hideMark/>
            <w:tcPrChange w:id="564" w:author="Simon William Mkasimongwa" w:date="2024-11-15T11:43:00Z" w16du:dateUtc="2024-11-15T00:43:00Z">
              <w:tcPr>
                <w:tcW w:w="1174" w:type="dxa"/>
                <w:tcBorders>
                  <w:top w:val="nil"/>
                  <w:left w:val="nil"/>
                  <w:bottom w:val="nil"/>
                  <w:right w:val="nil"/>
                </w:tcBorders>
                <w:shd w:val="clear" w:color="auto" w:fill="auto"/>
                <w:noWrap/>
                <w:vAlign w:val="bottom"/>
                <w:hideMark/>
              </w:tcPr>
            </w:tcPrChange>
          </w:tcPr>
          <w:p w14:paraId="06C58A62" w14:textId="40FC8FDA" w:rsidR="00C121A2" w:rsidRPr="00C07900" w:rsidRDefault="00C121A2" w:rsidP="00C121A2">
            <w:pPr>
              <w:spacing w:after="0" w:line="240" w:lineRule="auto"/>
              <w:rPr>
                <w:ins w:id="56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6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3</w:t>
              </w:r>
            </w:ins>
            <w:ins w:id="567" w:author="Simon William Mkasimongwa" w:date="2024-11-15T10:39:00Z" w16du:dateUtc="2024-11-14T23:39:00Z">
              <w:r w:rsidR="005B11F8">
                <w:rPr>
                  <w:rFonts w:ascii="Times New Roman" w:eastAsia="Times New Roman" w:hAnsi="Times New Roman" w:cs="Times New Roman"/>
                  <w:color w:val="000000"/>
                  <w:kern w:val="0"/>
                  <w:sz w:val="20"/>
                  <w:szCs w:val="20"/>
                  <w:lang w:eastAsia="en-AU"/>
                  <w14:ligatures w14:val="none"/>
                </w:rPr>
                <w:t>100</w:t>
              </w:r>
            </w:ins>
            <w:ins w:id="56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xml:space="preserve"> (43)</w:t>
              </w:r>
            </w:ins>
          </w:p>
        </w:tc>
        <w:tc>
          <w:tcPr>
            <w:tcW w:w="1171" w:type="dxa"/>
            <w:tcBorders>
              <w:top w:val="nil"/>
              <w:left w:val="nil"/>
              <w:bottom w:val="nil"/>
              <w:right w:val="nil"/>
            </w:tcBorders>
            <w:shd w:val="clear" w:color="auto" w:fill="auto"/>
            <w:noWrap/>
            <w:vAlign w:val="bottom"/>
            <w:hideMark/>
            <w:tcPrChange w:id="569" w:author="Simon William Mkasimongwa" w:date="2024-11-15T11:43:00Z" w16du:dateUtc="2024-11-15T00:43:00Z">
              <w:tcPr>
                <w:tcW w:w="1171" w:type="dxa"/>
                <w:tcBorders>
                  <w:top w:val="nil"/>
                  <w:left w:val="nil"/>
                  <w:bottom w:val="nil"/>
                  <w:right w:val="nil"/>
                </w:tcBorders>
                <w:shd w:val="clear" w:color="auto" w:fill="auto"/>
                <w:noWrap/>
                <w:vAlign w:val="bottom"/>
                <w:hideMark/>
              </w:tcPr>
            </w:tcPrChange>
          </w:tcPr>
          <w:p w14:paraId="635A7D5C" w14:textId="77777777" w:rsidR="00C121A2" w:rsidRPr="00C07900" w:rsidRDefault="00C121A2" w:rsidP="00C121A2">
            <w:pPr>
              <w:spacing w:after="0" w:line="240" w:lineRule="auto"/>
              <w:jc w:val="center"/>
              <w:rPr>
                <w:ins w:id="57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7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3</w:t>
              </w:r>
            </w:ins>
          </w:p>
        </w:tc>
        <w:tc>
          <w:tcPr>
            <w:tcW w:w="1276" w:type="dxa"/>
            <w:tcBorders>
              <w:top w:val="nil"/>
              <w:left w:val="nil"/>
              <w:bottom w:val="nil"/>
              <w:right w:val="nil"/>
            </w:tcBorders>
            <w:shd w:val="clear" w:color="auto" w:fill="auto"/>
            <w:noWrap/>
            <w:vAlign w:val="bottom"/>
            <w:hideMark/>
            <w:tcPrChange w:id="572" w:author="Simon William Mkasimongwa" w:date="2024-11-15T11:43:00Z" w16du:dateUtc="2024-11-15T00:43:00Z">
              <w:tcPr>
                <w:tcW w:w="1276" w:type="dxa"/>
                <w:tcBorders>
                  <w:top w:val="nil"/>
                  <w:left w:val="nil"/>
                  <w:bottom w:val="nil"/>
                  <w:right w:val="nil"/>
                </w:tcBorders>
                <w:shd w:val="clear" w:color="auto" w:fill="auto"/>
                <w:noWrap/>
                <w:vAlign w:val="bottom"/>
                <w:hideMark/>
              </w:tcPr>
            </w:tcPrChange>
          </w:tcPr>
          <w:p w14:paraId="21880F43" w14:textId="77777777" w:rsidR="00C121A2" w:rsidRPr="00C07900" w:rsidRDefault="00C121A2" w:rsidP="00C121A2">
            <w:pPr>
              <w:spacing w:after="0" w:line="240" w:lineRule="auto"/>
              <w:jc w:val="center"/>
              <w:rPr>
                <w:ins w:id="57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7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13</w:t>
              </w:r>
            </w:ins>
          </w:p>
        </w:tc>
        <w:tc>
          <w:tcPr>
            <w:tcW w:w="416" w:type="dxa"/>
            <w:tcBorders>
              <w:top w:val="nil"/>
              <w:left w:val="nil"/>
              <w:bottom w:val="nil"/>
              <w:right w:val="nil"/>
            </w:tcBorders>
            <w:shd w:val="clear" w:color="auto" w:fill="auto"/>
            <w:noWrap/>
            <w:vAlign w:val="bottom"/>
            <w:hideMark/>
            <w:tcPrChange w:id="575" w:author="Simon William Mkasimongwa" w:date="2024-11-15T11:43:00Z" w16du:dateUtc="2024-11-15T00:43:00Z">
              <w:tcPr>
                <w:tcW w:w="416" w:type="dxa"/>
                <w:tcBorders>
                  <w:top w:val="nil"/>
                  <w:left w:val="nil"/>
                  <w:bottom w:val="nil"/>
                  <w:right w:val="nil"/>
                </w:tcBorders>
                <w:shd w:val="clear" w:color="auto" w:fill="auto"/>
                <w:noWrap/>
                <w:vAlign w:val="bottom"/>
                <w:hideMark/>
              </w:tcPr>
            </w:tcPrChange>
          </w:tcPr>
          <w:p w14:paraId="7BBE32D6" w14:textId="77777777" w:rsidR="00C121A2" w:rsidRPr="00C07900" w:rsidRDefault="00C121A2" w:rsidP="00C121A2">
            <w:pPr>
              <w:spacing w:after="0" w:line="240" w:lineRule="auto"/>
              <w:jc w:val="center"/>
              <w:rPr>
                <w:ins w:id="57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7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21</w:t>
              </w:r>
            </w:ins>
          </w:p>
        </w:tc>
        <w:tc>
          <w:tcPr>
            <w:tcW w:w="646" w:type="dxa"/>
            <w:tcBorders>
              <w:top w:val="nil"/>
              <w:left w:val="nil"/>
              <w:bottom w:val="nil"/>
              <w:right w:val="nil"/>
            </w:tcBorders>
            <w:shd w:val="clear" w:color="auto" w:fill="auto"/>
            <w:noWrap/>
            <w:vAlign w:val="bottom"/>
            <w:hideMark/>
            <w:tcPrChange w:id="578" w:author="Simon William Mkasimongwa" w:date="2024-11-15T11:43:00Z" w16du:dateUtc="2024-11-15T00:43:00Z">
              <w:tcPr>
                <w:tcW w:w="646" w:type="dxa"/>
                <w:tcBorders>
                  <w:top w:val="nil"/>
                  <w:left w:val="nil"/>
                  <w:bottom w:val="nil"/>
                  <w:right w:val="nil"/>
                </w:tcBorders>
                <w:shd w:val="clear" w:color="auto" w:fill="auto"/>
                <w:noWrap/>
                <w:vAlign w:val="bottom"/>
                <w:hideMark/>
              </w:tcPr>
            </w:tcPrChange>
          </w:tcPr>
          <w:p w14:paraId="4AB1301B" w14:textId="77777777" w:rsidR="00C121A2" w:rsidRPr="00C07900" w:rsidRDefault="00C121A2" w:rsidP="00C121A2">
            <w:pPr>
              <w:spacing w:after="0" w:line="240" w:lineRule="auto"/>
              <w:jc w:val="center"/>
              <w:rPr>
                <w:ins w:id="57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8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45</w:t>
              </w:r>
            </w:ins>
          </w:p>
        </w:tc>
        <w:tc>
          <w:tcPr>
            <w:tcW w:w="646" w:type="dxa"/>
            <w:tcBorders>
              <w:top w:val="nil"/>
              <w:left w:val="nil"/>
              <w:bottom w:val="nil"/>
              <w:right w:val="nil"/>
            </w:tcBorders>
            <w:shd w:val="clear" w:color="auto" w:fill="auto"/>
            <w:noWrap/>
            <w:vAlign w:val="bottom"/>
            <w:hideMark/>
            <w:tcPrChange w:id="581" w:author="Simon William Mkasimongwa" w:date="2024-11-15T11:43:00Z" w16du:dateUtc="2024-11-15T00:43:00Z">
              <w:tcPr>
                <w:tcW w:w="646" w:type="dxa"/>
                <w:tcBorders>
                  <w:top w:val="nil"/>
                  <w:left w:val="nil"/>
                  <w:bottom w:val="nil"/>
                  <w:right w:val="nil"/>
                </w:tcBorders>
                <w:shd w:val="clear" w:color="auto" w:fill="auto"/>
                <w:noWrap/>
                <w:vAlign w:val="bottom"/>
                <w:hideMark/>
              </w:tcPr>
            </w:tcPrChange>
          </w:tcPr>
          <w:p w14:paraId="0A8F5919" w14:textId="77777777" w:rsidR="00C121A2" w:rsidRPr="00C07900" w:rsidRDefault="00C121A2" w:rsidP="00C121A2">
            <w:pPr>
              <w:spacing w:after="0" w:line="240" w:lineRule="auto"/>
              <w:jc w:val="center"/>
              <w:rPr>
                <w:ins w:id="582"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83"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55</w:t>
              </w:r>
            </w:ins>
          </w:p>
        </w:tc>
        <w:tc>
          <w:tcPr>
            <w:tcW w:w="652" w:type="dxa"/>
            <w:tcBorders>
              <w:top w:val="nil"/>
              <w:left w:val="nil"/>
              <w:bottom w:val="nil"/>
              <w:right w:val="nil"/>
            </w:tcBorders>
            <w:shd w:val="clear" w:color="auto" w:fill="auto"/>
            <w:noWrap/>
            <w:vAlign w:val="bottom"/>
            <w:hideMark/>
            <w:tcPrChange w:id="584" w:author="Simon William Mkasimongwa" w:date="2024-11-15T11:43:00Z" w16du:dateUtc="2024-11-15T00:43:00Z">
              <w:tcPr>
                <w:tcW w:w="652" w:type="dxa"/>
                <w:tcBorders>
                  <w:top w:val="nil"/>
                  <w:left w:val="nil"/>
                  <w:bottom w:val="nil"/>
                  <w:right w:val="nil"/>
                </w:tcBorders>
                <w:shd w:val="clear" w:color="auto" w:fill="auto"/>
                <w:noWrap/>
                <w:vAlign w:val="bottom"/>
                <w:hideMark/>
              </w:tcPr>
            </w:tcPrChange>
          </w:tcPr>
          <w:p w14:paraId="3859CD07" w14:textId="77777777" w:rsidR="00C121A2" w:rsidRPr="00C07900" w:rsidRDefault="00C121A2" w:rsidP="00C121A2">
            <w:pPr>
              <w:spacing w:after="0" w:line="240" w:lineRule="auto"/>
              <w:jc w:val="center"/>
              <w:rPr>
                <w:ins w:id="585"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86"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37</w:t>
              </w:r>
            </w:ins>
          </w:p>
        </w:tc>
      </w:tr>
      <w:tr w:rsidR="00C121A2" w:rsidRPr="00C07900" w14:paraId="08D447EE" w14:textId="77777777" w:rsidTr="00184868">
        <w:tblPrEx>
          <w:tblW w:w="9532" w:type="dxa"/>
          <w:tblPrExChange w:id="587" w:author="Simon William Mkasimongwa" w:date="2024-11-15T11:43:00Z" w16du:dateUtc="2024-11-15T00:43:00Z">
            <w:tblPrEx>
              <w:tblW w:w="9532" w:type="dxa"/>
            </w:tblPrEx>
          </w:tblPrExChange>
        </w:tblPrEx>
        <w:trPr>
          <w:trHeight w:val="141"/>
          <w:ins w:id="588" w:author="Simon William Mkasimongwa" w:date="2024-11-14T12:59:00Z"/>
          <w:trPrChange w:id="589" w:author="Simon William Mkasimongwa" w:date="2024-11-15T11:43:00Z" w16du:dateUtc="2024-11-15T00:43:00Z">
            <w:trPr>
              <w:trHeight w:val="339"/>
            </w:trPr>
          </w:trPrChange>
        </w:trPr>
        <w:tc>
          <w:tcPr>
            <w:tcW w:w="2127" w:type="dxa"/>
            <w:tcBorders>
              <w:top w:val="nil"/>
              <w:left w:val="nil"/>
              <w:bottom w:val="single" w:sz="8" w:space="0" w:color="auto"/>
              <w:right w:val="nil"/>
            </w:tcBorders>
            <w:shd w:val="clear" w:color="auto" w:fill="auto"/>
            <w:noWrap/>
            <w:vAlign w:val="center"/>
            <w:hideMark/>
            <w:tcPrChange w:id="590" w:author="Simon William Mkasimongwa" w:date="2024-11-15T11:43:00Z" w16du:dateUtc="2024-11-15T00:43:00Z">
              <w:tcPr>
                <w:tcW w:w="2127" w:type="dxa"/>
                <w:tcBorders>
                  <w:top w:val="nil"/>
                  <w:left w:val="nil"/>
                  <w:bottom w:val="single" w:sz="8" w:space="0" w:color="auto"/>
                  <w:right w:val="nil"/>
                </w:tcBorders>
                <w:shd w:val="clear" w:color="auto" w:fill="auto"/>
                <w:noWrap/>
                <w:vAlign w:val="center"/>
                <w:hideMark/>
              </w:tcPr>
            </w:tcPrChange>
          </w:tcPr>
          <w:p w14:paraId="7D6C012B" w14:textId="77777777" w:rsidR="00C121A2" w:rsidRPr="00C07900" w:rsidRDefault="00C121A2" w:rsidP="00C121A2">
            <w:pPr>
              <w:spacing w:after="0" w:line="240" w:lineRule="auto"/>
              <w:rPr>
                <w:ins w:id="591"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92"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Multi-pollutant</w:t>
              </w:r>
            </w:ins>
          </w:p>
        </w:tc>
        <w:tc>
          <w:tcPr>
            <w:tcW w:w="708" w:type="dxa"/>
            <w:tcBorders>
              <w:top w:val="nil"/>
              <w:left w:val="nil"/>
              <w:bottom w:val="single" w:sz="8" w:space="0" w:color="auto"/>
              <w:right w:val="nil"/>
            </w:tcBorders>
            <w:shd w:val="clear" w:color="auto" w:fill="auto"/>
            <w:noWrap/>
            <w:vAlign w:val="center"/>
            <w:hideMark/>
            <w:tcPrChange w:id="593" w:author="Simon William Mkasimongwa" w:date="2024-11-15T11:43:00Z" w16du:dateUtc="2024-11-15T00:43:00Z">
              <w:tcPr>
                <w:tcW w:w="708" w:type="dxa"/>
                <w:tcBorders>
                  <w:top w:val="nil"/>
                  <w:left w:val="nil"/>
                  <w:bottom w:val="single" w:sz="8" w:space="0" w:color="auto"/>
                  <w:right w:val="nil"/>
                </w:tcBorders>
                <w:shd w:val="clear" w:color="auto" w:fill="auto"/>
                <w:noWrap/>
                <w:vAlign w:val="center"/>
                <w:hideMark/>
              </w:tcPr>
            </w:tcPrChange>
          </w:tcPr>
          <w:p w14:paraId="3375B832" w14:textId="77777777" w:rsidR="00C121A2" w:rsidRPr="00C07900" w:rsidRDefault="00C121A2" w:rsidP="00C121A2">
            <w:pPr>
              <w:spacing w:after="0" w:line="240" w:lineRule="auto"/>
              <w:rPr>
                <w:ins w:id="59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9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w:t>
              </w:r>
            </w:ins>
          </w:p>
        </w:tc>
        <w:tc>
          <w:tcPr>
            <w:tcW w:w="716" w:type="dxa"/>
            <w:tcBorders>
              <w:top w:val="nil"/>
              <w:left w:val="nil"/>
              <w:bottom w:val="single" w:sz="8" w:space="0" w:color="auto"/>
              <w:right w:val="nil"/>
            </w:tcBorders>
            <w:shd w:val="clear" w:color="auto" w:fill="auto"/>
            <w:noWrap/>
            <w:vAlign w:val="center"/>
            <w:hideMark/>
            <w:tcPrChange w:id="596" w:author="Simon William Mkasimongwa" w:date="2024-11-15T11:43:00Z" w16du:dateUtc="2024-11-15T00:43:00Z">
              <w:tcPr>
                <w:tcW w:w="716" w:type="dxa"/>
                <w:tcBorders>
                  <w:top w:val="nil"/>
                  <w:left w:val="nil"/>
                  <w:bottom w:val="single" w:sz="8" w:space="0" w:color="auto"/>
                  <w:right w:val="nil"/>
                </w:tcBorders>
                <w:shd w:val="clear" w:color="auto" w:fill="auto"/>
                <w:noWrap/>
                <w:vAlign w:val="center"/>
                <w:hideMark/>
              </w:tcPr>
            </w:tcPrChange>
          </w:tcPr>
          <w:p w14:paraId="46282D75" w14:textId="77777777" w:rsidR="00C121A2" w:rsidRPr="00C07900" w:rsidRDefault="00C121A2" w:rsidP="00C121A2">
            <w:pPr>
              <w:spacing w:after="0" w:line="240" w:lineRule="auto"/>
              <w:rPr>
                <w:ins w:id="59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59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 </w:t>
              </w:r>
            </w:ins>
          </w:p>
        </w:tc>
        <w:tc>
          <w:tcPr>
            <w:tcW w:w="1174" w:type="dxa"/>
            <w:tcBorders>
              <w:top w:val="nil"/>
              <w:left w:val="nil"/>
              <w:bottom w:val="single" w:sz="8" w:space="0" w:color="auto"/>
              <w:right w:val="nil"/>
            </w:tcBorders>
            <w:shd w:val="clear" w:color="auto" w:fill="auto"/>
            <w:noWrap/>
            <w:vAlign w:val="bottom"/>
            <w:hideMark/>
            <w:tcPrChange w:id="599" w:author="Simon William Mkasimongwa" w:date="2024-11-15T11:43:00Z" w16du:dateUtc="2024-11-15T00:43:00Z">
              <w:tcPr>
                <w:tcW w:w="1174" w:type="dxa"/>
                <w:tcBorders>
                  <w:top w:val="nil"/>
                  <w:left w:val="nil"/>
                  <w:bottom w:val="single" w:sz="8" w:space="0" w:color="auto"/>
                  <w:right w:val="nil"/>
                </w:tcBorders>
                <w:shd w:val="clear" w:color="auto" w:fill="auto"/>
                <w:noWrap/>
                <w:vAlign w:val="bottom"/>
                <w:hideMark/>
              </w:tcPr>
            </w:tcPrChange>
          </w:tcPr>
          <w:p w14:paraId="0E64AC70" w14:textId="21C02FB5" w:rsidR="00C121A2" w:rsidRPr="00C07900" w:rsidRDefault="004331FA" w:rsidP="00C121A2">
            <w:pPr>
              <w:spacing w:after="0" w:line="240" w:lineRule="auto"/>
              <w:rPr>
                <w:ins w:id="60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601" w:author="Simon William Mkasimongwa" w:date="2024-11-15T10:38:00Z" w16du:dateUtc="2024-11-14T23:38:00Z">
              <w:r>
                <w:rPr>
                  <w:rFonts w:ascii="Times New Roman" w:eastAsia="Times New Roman" w:hAnsi="Times New Roman" w:cs="Times New Roman"/>
                  <w:color w:val="000000"/>
                  <w:kern w:val="0"/>
                  <w:sz w:val="20"/>
                  <w:szCs w:val="20"/>
                  <w:lang w:eastAsia="en-AU"/>
                  <w14:ligatures w14:val="none"/>
                </w:rPr>
                <w:t>591</w:t>
              </w:r>
            </w:ins>
            <w:ins w:id="602" w:author="Simon William Mkasimongwa" w:date="2024-11-14T12:59:00Z" w16du:dateUtc="2024-11-14T01:59:00Z">
              <w:r w:rsidR="00C121A2" w:rsidRPr="00C07900">
                <w:rPr>
                  <w:rFonts w:ascii="Times New Roman" w:eastAsia="Times New Roman" w:hAnsi="Times New Roman" w:cs="Times New Roman"/>
                  <w:color w:val="000000"/>
                  <w:kern w:val="0"/>
                  <w:sz w:val="20"/>
                  <w:szCs w:val="20"/>
                  <w:lang w:eastAsia="en-AU"/>
                  <w14:ligatures w14:val="none"/>
                </w:rPr>
                <w:t xml:space="preserve"> (7)</w:t>
              </w:r>
            </w:ins>
          </w:p>
        </w:tc>
        <w:tc>
          <w:tcPr>
            <w:tcW w:w="1171" w:type="dxa"/>
            <w:tcBorders>
              <w:top w:val="nil"/>
              <w:left w:val="nil"/>
              <w:bottom w:val="single" w:sz="8" w:space="0" w:color="auto"/>
              <w:right w:val="nil"/>
            </w:tcBorders>
            <w:shd w:val="clear" w:color="auto" w:fill="auto"/>
            <w:noWrap/>
            <w:vAlign w:val="bottom"/>
            <w:hideMark/>
            <w:tcPrChange w:id="603" w:author="Simon William Mkasimongwa" w:date="2024-11-15T11:43:00Z" w16du:dateUtc="2024-11-15T00:43:00Z">
              <w:tcPr>
                <w:tcW w:w="1171" w:type="dxa"/>
                <w:tcBorders>
                  <w:top w:val="nil"/>
                  <w:left w:val="nil"/>
                  <w:bottom w:val="single" w:sz="8" w:space="0" w:color="auto"/>
                  <w:right w:val="nil"/>
                </w:tcBorders>
                <w:shd w:val="clear" w:color="auto" w:fill="auto"/>
                <w:noWrap/>
                <w:vAlign w:val="bottom"/>
                <w:hideMark/>
              </w:tcPr>
            </w:tcPrChange>
          </w:tcPr>
          <w:p w14:paraId="4737EA60" w14:textId="77777777" w:rsidR="00C121A2" w:rsidRPr="00C07900" w:rsidRDefault="00C121A2" w:rsidP="00C121A2">
            <w:pPr>
              <w:spacing w:after="0" w:line="240" w:lineRule="auto"/>
              <w:jc w:val="center"/>
              <w:rPr>
                <w:ins w:id="604"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605"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0</w:t>
              </w:r>
            </w:ins>
          </w:p>
        </w:tc>
        <w:tc>
          <w:tcPr>
            <w:tcW w:w="1276" w:type="dxa"/>
            <w:tcBorders>
              <w:top w:val="nil"/>
              <w:left w:val="nil"/>
              <w:bottom w:val="single" w:sz="8" w:space="0" w:color="auto"/>
              <w:right w:val="nil"/>
            </w:tcBorders>
            <w:shd w:val="clear" w:color="auto" w:fill="auto"/>
            <w:noWrap/>
            <w:vAlign w:val="bottom"/>
            <w:hideMark/>
            <w:tcPrChange w:id="606" w:author="Simon William Mkasimongwa" w:date="2024-11-15T11:43:00Z" w16du:dateUtc="2024-11-15T00:43:00Z">
              <w:tcPr>
                <w:tcW w:w="1276" w:type="dxa"/>
                <w:tcBorders>
                  <w:top w:val="nil"/>
                  <w:left w:val="nil"/>
                  <w:bottom w:val="single" w:sz="8" w:space="0" w:color="auto"/>
                  <w:right w:val="nil"/>
                </w:tcBorders>
                <w:shd w:val="clear" w:color="auto" w:fill="auto"/>
                <w:noWrap/>
                <w:vAlign w:val="bottom"/>
                <w:hideMark/>
              </w:tcPr>
            </w:tcPrChange>
          </w:tcPr>
          <w:p w14:paraId="47274CBA" w14:textId="77777777" w:rsidR="00C121A2" w:rsidRPr="00C07900" w:rsidRDefault="00C121A2" w:rsidP="00C121A2">
            <w:pPr>
              <w:spacing w:after="0" w:line="240" w:lineRule="auto"/>
              <w:jc w:val="center"/>
              <w:rPr>
                <w:ins w:id="607"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608"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2</w:t>
              </w:r>
            </w:ins>
          </w:p>
        </w:tc>
        <w:tc>
          <w:tcPr>
            <w:tcW w:w="416" w:type="dxa"/>
            <w:tcBorders>
              <w:top w:val="nil"/>
              <w:left w:val="nil"/>
              <w:bottom w:val="single" w:sz="8" w:space="0" w:color="auto"/>
              <w:right w:val="nil"/>
            </w:tcBorders>
            <w:shd w:val="clear" w:color="auto" w:fill="auto"/>
            <w:noWrap/>
            <w:vAlign w:val="bottom"/>
            <w:hideMark/>
            <w:tcPrChange w:id="609" w:author="Simon William Mkasimongwa" w:date="2024-11-15T11:43:00Z" w16du:dateUtc="2024-11-15T00:43:00Z">
              <w:tcPr>
                <w:tcW w:w="416" w:type="dxa"/>
                <w:tcBorders>
                  <w:top w:val="nil"/>
                  <w:left w:val="nil"/>
                  <w:bottom w:val="single" w:sz="8" w:space="0" w:color="auto"/>
                  <w:right w:val="nil"/>
                </w:tcBorders>
                <w:shd w:val="clear" w:color="auto" w:fill="auto"/>
                <w:noWrap/>
                <w:vAlign w:val="bottom"/>
                <w:hideMark/>
              </w:tcPr>
            </w:tcPrChange>
          </w:tcPr>
          <w:p w14:paraId="49B74BF8" w14:textId="77777777" w:rsidR="00C121A2" w:rsidRPr="00C07900" w:rsidRDefault="00C121A2" w:rsidP="00C121A2">
            <w:pPr>
              <w:spacing w:after="0" w:line="240" w:lineRule="auto"/>
              <w:jc w:val="center"/>
              <w:rPr>
                <w:ins w:id="610"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611"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6</w:t>
              </w:r>
            </w:ins>
          </w:p>
        </w:tc>
        <w:tc>
          <w:tcPr>
            <w:tcW w:w="646" w:type="dxa"/>
            <w:tcBorders>
              <w:top w:val="nil"/>
              <w:left w:val="nil"/>
              <w:bottom w:val="single" w:sz="8" w:space="0" w:color="auto"/>
              <w:right w:val="nil"/>
            </w:tcBorders>
            <w:shd w:val="clear" w:color="auto" w:fill="auto"/>
            <w:noWrap/>
            <w:vAlign w:val="bottom"/>
            <w:hideMark/>
            <w:tcPrChange w:id="612" w:author="Simon William Mkasimongwa" w:date="2024-11-15T11:43:00Z" w16du:dateUtc="2024-11-15T00:43:00Z">
              <w:tcPr>
                <w:tcW w:w="646" w:type="dxa"/>
                <w:tcBorders>
                  <w:top w:val="nil"/>
                  <w:left w:val="nil"/>
                  <w:bottom w:val="single" w:sz="8" w:space="0" w:color="auto"/>
                  <w:right w:val="nil"/>
                </w:tcBorders>
                <w:shd w:val="clear" w:color="auto" w:fill="auto"/>
                <w:noWrap/>
                <w:vAlign w:val="bottom"/>
                <w:hideMark/>
              </w:tcPr>
            </w:tcPrChange>
          </w:tcPr>
          <w:p w14:paraId="17EA3F1D" w14:textId="77777777" w:rsidR="00C121A2" w:rsidRPr="00C07900" w:rsidRDefault="00C121A2" w:rsidP="00C121A2">
            <w:pPr>
              <w:spacing w:after="0" w:line="240" w:lineRule="auto"/>
              <w:jc w:val="center"/>
              <w:rPr>
                <w:ins w:id="613"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614"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10</w:t>
              </w:r>
            </w:ins>
          </w:p>
        </w:tc>
        <w:tc>
          <w:tcPr>
            <w:tcW w:w="646" w:type="dxa"/>
            <w:tcBorders>
              <w:top w:val="nil"/>
              <w:left w:val="nil"/>
              <w:bottom w:val="single" w:sz="8" w:space="0" w:color="auto"/>
              <w:right w:val="nil"/>
            </w:tcBorders>
            <w:shd w:val="clear" w:color="auto" w:fill="auto"/>
            <w:noWrap/>
            <w:vAlign w:val="bottom"/>
            <w:hideMark/>
            <w:tcPrChange w:id="615" w:author="Simon William Mkasimongwa" w:date="2024-11-15T11:43:00Z" w16du:dateUtc="2024-11-15T00:43:00Z">
              <w:tcPr>
                <w:tcW w:w="646" w:type="dxa"/>
                <w:tcBorders>
                  <w:top w:val="nil"/>
                  <w:left w:val="nil"/>
                  <w:bottom w:val="single" w:sz="8" w:space="0" w:color="auto"/>
                  <w:right w:val="nil"/>
                </w:tcBorders>
                <w:shd w:val="clear" w:color="auto" w:fill="auto"/>
                <w:noWrap/>
                <w:vAlign w:val="bottom"/>
                <w:hideMark/>
              </w:tcPr>
            </w:tcPrChange>
          </w:tcPr>
          <w:p w14:paraId="10840318" w14:textId="77777777" w:rsidR="00C121A2" w:rsidRPr="00C07900" w:rsidRDefault="00C121A2" w:rsidP="00C121A2">
            <w:pPr>
              <w:spacing w:after="0" w:line="240" w:lineRule="auto"/>
              <w:jc w:val="center"/>
              <w:rPr>
                <w:ins w:id="616"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617"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8</w:t>
              </w:r>
            </w:ins>
          </w:p>
        </w:tc>
        <w:tc>
          <w:tcPr>
            <w:tcW w:w="652" w:type="dxa"/>
            <w:tcBorders>
              <w:top w:val="nil"/>
              <w:left w:val="nil"/>
              <w:bottom w:val="single" w:sz="8" w:space="0" w:color="auto"/>
              <w:right w:val="nil"/>
            </w:tcBorders>
            <w:shd w:val="clear" w:color="auto" w:fill="auto"/>
            <w:noWrap/>
            <w:vAlign w:val="bottom"/>
            <w:hideMark/>
            <w:tcPrChange w:id="618" w:author="Simon William Mkasimongwa" w:date="2024-11-15T11:43:00Z" w16du:dateUtc="2024-11-15T00:43:00Z">
              <w:tcPr>
                <w:tcW w:w="652" w:type="dxa"/>
                <w:tcBorders>
                  <w:top w:val="nil"/>
                  <w:left w:val="nil"/>
                  <w:bottom w:val="single" w:sz="8" w:space="0" w:color="auto"/>
                  <w:right w:val="nil"/>
                </w:tcBorders>
                <w:shd w:val="clear" w:color="auto" w:fill="auto"/>
                <w:noWrap/>
                <w:vAlign w:val="bottom"/>
                <w:hideMark/>
              </w:tcPr>
            </w:tcPrChange>
          </w:tcPr>
          <w:p w14:paraId="3377751A" w14:textId="77777777" w:rsidR="00C121A2" w:rsidRPr="00C07900" w:rsidRDefault="00C121A2" w:rsidP="00C121A2">
            <w:pPr>
              <w:spacing w:after="0" w:line="240" w:lineRule="auto"/>
              <w:jc w:val="center"/>
              <w:rPr>
                <w:ins w:id="619" w:author="Simon William Mkasimongwa" w:date="2024-11-14T12:59:00Z" w16du:dateUtc="2024-11-14T01:59:00Z"/>
                <w:rFonts w:ascii="Times New Roman" w:eastAsia="Times New Roman" w:hAnsi="Times New Roman" w:cs="Times New Roman"/>
                <w:color w:val="000000"/>
                <w:kern w:val="0"/>
                <w:sz w:val="20"/>
                <w:szCs w:val="20"/>
                <w:lang w:eastAsia="en-AU"/>
                <w14:ligatures w14:val="none"/>
              </w:rPr>
            </w:pPr>
            <w:ins w:id="620" w:author="Simon William Mkasimongwa" w:date="2024-11-14T12:59:00Z" w16du:dateUtc="2024-11-14T01:59:00Z">
              <w:r w:rsidRPr="00C07900">
                <w:rPr>
                  <w:rFonts w:ascii="Times New Roman" w:eastAsia="Times New Roman" w:hAnsi="Times New Roman" w:cs="Times New Roman"/>
                  <w:color w:val="000000"/>
                  <w:kern w:val="0"/>
                  <w:sz w:val="20"/>
                  <w:szCs w:val="20"/>
                  <w:lang w:eastAsia="en-AU"/>
                  <w14:ligatures w14:val="none"/>
                </w:rPr>
                <w:t>3</w:t>
              </w:r>
            </w:ins>
          </w:p>
        </w:tc>
      </w:tr>
    </w:tbl>
    <w:p w14:paraId="6E2E95C3" w14:textId="77777777" w:rsidR="00C121A2" w:rsidRDefault="00C121A2" w:rsidP="00012C0F">
      <w:pPr>
        <w:tabs>
          <w:tab w:val="left" w:pos="466"/>
        </w:tabs>
        <w:spacing w:line="240" w:lineRule="auto"/>
        <w:jc w:val="both"/>
        <w:rPr>
          <w:ins w:id="621" w:author="Simon William Mkasimongwa" w:date="2024-11-14T12:59:00Z" w16du:dateUtc="2024-11-14T01:59:00Z"/>
          <w:rFonts w:ascii="Times New Roman" w:hAnsi="Times New Roman" w:cs="Times New Roman"/>
          <w:sz w:val="24"/>
          <w:szCs w:val="24"/>
        </w:rPr>
      </w:pPr>
    </w:p>
    <w:p w14:paraId="5C93B95E" w14:textId="77777777" w:rsidR="00C121A2" w:rsidRPr="00012C0F" w:rsidRDefault="00C121A2" w:rsidP="00012C0F">
      <w:pPr>
        <w:tabs>
          <w:tab w:val="left" w:pos="466"/>
        </w:tabs>
        <w:spacing w:line="240" w:lineRule="auto"/>
        <w:jc w:val="both"/>
        <w:rPr>
          <w:rFonts w:ascii="Times New Roman" w:hAnsi="Times New Roman" w:cs="Times New Roman"/>
          <w:sz w:val="28"/>
          <w:szCs w:val="28"/>
        </w:rPr>
      </w:pPr>
    </w:p>
    <w:tbl>
      <w:tblPr>
        <w:tblW w:w="8505" w:type="dxa"/>
        <w:tblLook w:val="04A0" w:firstRow="1" w:lastRow="0" w:firstColumn="1" w:lastColumn="0" w:noHBand="0" w:noVBand="1"/>
        <w:tblPrChange w:id="622" w:author="Simon William Mkasimongwa" w:date="2024-11-14T12:59:00Z" w16du:dateUtc="2024-11-14T01:59:00Z">
          <w:tblPr>
            <w:tblW w:w="8505" w:type="dxa"/>
            <w:tblLook w:val="04A0" w:firstRow="1" w:lastRow="0" w:firstColumn="1" w:lastColumn="0" w:noHBand="0" w:noVBand="1"/>
          </w:tblPr>
        </w:tblPrChange>
      </w:tblPr>
      <w:tblGrid>
        <w:gridCol w:w="1094"/>
        <w:gridCol w:w="668"/>
        <w:gridCol w:w="1378"/>
        <w:gridCol w:w="216"/>
        <w:gridCol w:w="1048"/>
        <w:gridCol w:w="1171"/>
        <w:gridCol w:w="1171"/>
        <w:gridCol w:w="515"/>
        <w:gridCol w:w="416"/>
        <w:gridCol w:w="545"/>
        <w:gridCol w:w="416"/>
        <w:tblGridChange w:id="623">
          <w:tblGrid>
            <w:gridCol w:w="1094"/>
            <w:gridCol w:w="668"/>
            <w:gridCol w:w="1378"/>
            <w:gridCol w:w="216"/>
            <w:gridCol w:w="1048"/>
            <w:gridCol w:w="1171"/>
            <w:gridCol w:w="1171"/>
            <w:gridCol w:w="515"/>
            <w:gridCol w:w="416"/>
            <w:gridCol w:w="545"/>
            <w:gridCol w:w="416"/>
          </w:tblGrid>
        </w:tblGridChange>
      </w:tblGrid>
      <w:tr w:rsidR="00012C0F" w:rsidRPr="001126DE" w14:paraId="0501C003" w14:textId="77777777" w:rsidTr="00C121A2">
        <w:trPr>
          <w:trHeight w:val="341"/>
          <w:trPrChange w:id="624" w:author="Simon William Mkasimongwa" w:date="2024-11-14T12:59:00Z" w16du:dateUtc="2024-11-14T01:59:00Z">
            <w:trPr>
              <w:trHeight w:val="341"/>
            </w:trPr>
          </w:trPrChange>
        </w:trPr>
        <w:tc>
          <w:tcPr>
            <w:tcW w:w="1094" w:type="dxa"/>
            <w:vMerge w:val="restart"/>
            <w:tcBorders>
              <w:top w:val="single" w:sz="8" w:space="0" w:color="auto"/>
              <w:left w:val="nil"/>
              <w:bottom w:val="single" w:sz="8" w:space="0" w:color="000000"/>
              <w:right w:val="nil"/>
            </w:tcBorders>
            <w:shd w:val="clear" w:color="auto" w:fill="auto"/>
            <w:noWrap/>
            <w:vAlign w:val="center"/>
            <w:tcPrChange w:id="625" w:author="Simon William Mkasimongwa" w:date="2024-11-14T12:59:00Z" w16du:dateUtc="2024-11-14T01:59:00Z">
              <w:tcPr>
                <w:tcW w:w="1094" w:type="dxa"/>
                <w:vMerge w:val="restart"/>
                <w:tcBorders>
                  <w:top w:val="single" w:sz="8" w:space="0" w:color="auto"/>
                  <w:left w:val="nil"/>
                  <w:bottom w:val="single" w:sz="8" w:space="0" w:color="000000"/>
                  <w:right w:val="nil"/>
                </w:tcBorders>
                <w:shd w:val="clear" w:color="auto" w:fill="auto"/>
                <w:noWrap/>
                <w:vAlign w:val="center"/>
              </w:tcPr>
            </w:tcPrChange>
          </w:tcPr>
          <w:p w14:paraId="26E77930" w14:textId="421B48A5"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2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668" w:type="dxa"/>
            <w:vMerge w:val="restart"/>
            <w:tcBorders>
              <w:top w:val="single" w:sz="8" w:space="0" w:color="auto"/>
              <w:left w:val="nil"/>
              <w:bottom w:val="single" w:sz="8" w:space="0" w:color="000000"/>
              <w:right w:val="nil"/>
            </w:tcBorders>
            <w:shd w:val="clear" w:color="auto" w:fill="auto"/>
            <w:noWrap/>
            <w:vAlign w:val="center"/>
            <w:tcPrChange w:id="627" w:author="Simon William Mkasimongwa" w:date="2024-11-14T12:59:00Z" w16du:dateUtc="2024-11-14T01:59:00Z">
              <w:tcPr>
                <w:tcW w:w="668" w:type="dxa"/>
                <w:vMerge w:val="restart"/>
                <w:tcBorders>
                  <w:top w:val="single" w:sz="8" w:space="0" w:color="auto"/>
                  <w:left w:val="nil"/>
                  <w:bottom w:val="single" w:sz="8" w:space="0" w:color="000000"/>
                  <w:right w:val="nil"/>
                </w:tcBorders>
                <w:shd w:val="clear" w:color="auto" w:fill="auto"/>
                <w:noWrap/>
                <w:vAlign w:val="center"/>
              </w:tcPr>
            </w:tcPrChange>
          </w:tcPr>
          <w:p w14:paraId="1920E1A2" w14:textId="46C65798"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2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1378" w:type="dxa"/>
            <w:vMerge w:val="restart"/>
            <w:tcBorders>
              <w:top w:val="single" w:sz="8" w:space="0" w:color="auto"/>
              <w:left w:val="nil"/>
              <w:bottom w:val="single" w:sz="8" w:space="0" w:color="000000"/>
              <w:right w:val="nil"/>
            </w:tcBorders>
            <w:shd w:val="clear" w:color="auto" w:fill="auto"/>
            <w:vAlign w:val="center"/>
            <w:tcPrChange w:id="629" w:author="Simon William Mkasimongwa" w:date="2024-11-14T12:59:00Z" w16du:dateUtc="2024-11-14T01:59:00Z">
              <w:tcPr>
                <w:tcW w:w="1378" w:type="dxa"/>
                <w:vMerge w:val="restart"/>
                <w:tcBorders>
                  <w:top w:val="single" w:sz="8" w:space="0" w:color="auto"/>
                  <w:left w:val="nil"/>
                  <w:bottom w:val="single" w:sz="8" w:space="0" w:color="000000"/>
                  <w:right w:val="nil"/>
                </w:tcBorders>
                <w:shd w:val="clear" w:color="auto" w:fill="auto"/>
                <w:vAlign w:val="center"/>
              </w:tcPr>
            </w:tcPrChange>
          </w:tcPr>
          <w:p w14:paraId="1D7CCA5D" w14:textId="7CEDB85A"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3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Total days</w:delText>
              </w:r>
            </w:del>
          </w:p>
        </w:tc>
        <w:tc>
          <w:tcPr>
            <w:tcW w:w="1264" w:type="dxa"/>
            <w:gridSpan w:val="2"/>
            <w:vMerge w:val="restart"/>
            <w:tcBorders>
              <w:top w:val="single" w:sz="8" w:space="0" w:color="auto"/>
              <w:left w:val="nil"/>
              <w:bottom w:val="single" w:sz="8" w:space="0" w:color="000000"/>
              <w:right w:val="nil"/>
            </w:tcBorders>
            <w:shd w:val="clear" w:color="auto" w:fill="auto"/>
            <w:noWrap/>
            <w:vAlign w:val="center"/>
            <w:tcPrChange w:id="631" w:author="Simon William Mkasimongwa" w:date="2024-11-14T12:59:00Z" w16du:dateUtc="2024-11-14T01:59:00Z">
              <w:tcPr>
                <w:tcW w:w="1264" w:type="dxa"/>
                <w:gridSpan w:val="2"/>
                <w:vMerge w:val="restart"/>
                <w:tcBorders>
                  <w:top w:val="single" w:sz="8" w:space="0" w:color="auto"/>
                  <w:left w:val="nil"/>
                  <w:bottom w:val="single" w:sz="8" w:space="0" w:color="000000"/>
                  <w:right w:val="nil"/>
                </w:tcBorders>
                <w:shd w:val="clear" w:color="auto" w:fill="auto"/>
                <w:noWrap/>
                <w:vAlign w:val="center"/>
              </w:tcPr>
            </w:tcPrChange>
          </w:tcPr>
          <w:p w14:paraId="576C0256" w14:textId="15125FB1"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3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Exceedance days (%)</w:delText>
              </w:r>
            </w:del>
          </w:p>
        </w:tc>
        <w:tc>
          <w:tcPr>
            <w:tcW w:w="1171" w:type="dxa"/>
            <w:vMerge w:val="restart"/>
            <w:tcBorders>
              <w:top w:val="single" w:sz="8" w:space="0" w:color="auto"/>
              <w:left w:val="nil"/>
              <w:bottom w:val="single" w:sz="8" w:space="0" w:color="000000"/>
              <w:right w:val="nil"/>
            </w:tcBorders>
            <w:shd w:val="clear" w:color="auto" w:fill="auto"/>
            <w:noWrap/>
            <w:vAlign w:val="center"/>
            <w:tcPrChange w:id="633" w:author="Simon William Mkasimongwa" w:date="2024-11-14T12:59:00Z" w16du:dateUtc="2024-11-14T01:59:00Z">
              <w:tcPr>
                <w:tcW w:w="1171" w:type="dxa"/>
                <w:vMerge w:val="restart"/>
                <w:tcBorders>
                  <w:top w:val="single" w:sz="8" w:space="0" w:color="auto"/>
                  <w:left w:val="nil"/>
                  <w:bottom w:val="single" w:sz="8" w:space="0" w:color="000000"/>
                  <w:right w:val="nil"/>
                </w:tcBorders>
                <w:shd w:val="clear" w:color="auto" w:fill="auto"/>
                <w:noWrap/>
                <w:vAlign w:val="center"/>
              </w:tcPr>
            </w:tcPrChange>
          </w:tcPr>
          <w:p w14:paraId="65A2920E" w14:textId="68BF7C5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3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Exceedance Week</w:delText>
              </w:r>
            </w:del>
          </w:p>
        </w:tc>
        <w:tc>
          <w:tcPr>
            <w:tcW w:w="1171" w:type="dxa"/>
            <w:vMerge w:val="restart"/>
            <w:tcBorders>
              <w:top w:val="single" w:sz="8" w:space="0" w:color="auto"/>
              <w:left w:val="nil"/>
              <w:bottom w:val="single" w:sz="8" w:space="0" w:color="000000"/>
              <w:right w:val="nil"/>
            </w:tcBorders>
            <w:shd w:val="clear" w:color="auto" w:fill="auto"/>
            <w:noWrap/>
            <w:vAlign w:val="center"/>
            <w:tcPrChange w:id="635" w:author="Simon William Mkasimongwa" w:date="2024-11-14T12:59:00Z" w16du:dateUtc="2024-11-14T01:59:00Z">
              <w:tcPr>
                <w:tcW w:w="1171" w:type="dxa"/>
                <w:vMerge w:val="restart"/>
                <w:tcBorders>
                  <w:top w:val="single" w:sz="8" w:space="0" w:color="auto"/>
                  <w:left w:val="nil"/>
                  <w:bottom w:val="single" w:sz="8" w:space="0" w:color="000000"/>
                  <w:right w:val="nil"/>
                </w:tcBorders>
                <w:shd w:val="clear" w:color="auto" w:fill="auto"/>
                <w:noWrap/>
                <w:vAlign w:val="center"/>
              </w:tcPr>
            </w:tcPrChange>
          </w:tcPr>
          <w:p w14:paraId="28CA03BF" w14:textId="7DDB7FB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3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Exceedance Month</w:delText>
              </w:r>
            </w:del>
          </w:p>
        </w:tc>
        <w:tc>
          <w:tcPr>
            <w:tcW w:w="1759" w:type="dxa"/>
            <w:gridSpan w:val="4"/>
            <w:tcBorders>
              <w:top w:val="single" w:sz="8" w:space="0" w:color="auto"/>
              <w:left w:val="nil"/>
              <w:bottom w:val="single" w:sz="8" w:space="0" w:color="auto"/>
              <w:right w:val="nil"/>
            </w:tcBorders>
            <w:shd w:val="clear" w:color="auto" w:fill="auto"/>
            <w:noWrap/>
            <w:vAlign w:val="center"/>
            <w:tcPrChange w:id="637" w:author="Simon William Mkasimongwa" w:date="2024-11-14T12:59:00Z" w16du:dateUtc="2024-11-14T01:59:00Z">
              <w:tcPr>
                <w:tcW w:w="1759" w:type="dxa"/>
                <w:gridSpan w:val="4"/>
                <w:tcBorders>
                  <w:top w:val="single" w:sz="8" w:space="0" w:color="auto"/>
                  <w:left w:val="nil"/>
                  <w:bottom w:val="single" w:sz="8" w:space="0" w:color="auto"/>
                  <w:right w:val="nil"/>
                </w:tcBorders>
                <w:shd w:val="clear" w:color="auto" w:fill="auto"/>
                <w:noWrap/>
                <w:vAlign w:val="center"/>
              </w:tcPr>
            </w:tcPrChange>
          </w:tcPr>
          <w:p w14:paraId="68FE7600" w14:textId="3B4FC23D"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3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Exceedance Season</w:delText>
              </w:r>
            </w:del>
          </w:p>
        </w:tc>
      </w:tr>
      <w:tr w:rsidR="00073B32" w:rsidRPr="001126DE" w14:paraId="45B6CA02" w14:textId="77777777" w:rsidTr="00C121A2">
        <w:trPr>
          <w:trHeight w:val="341"/>
          <w:trPrChange w:id="639" w:author="Simon William Mkasimongwa" w:date="2024-11-14T12:59:00Z" w16du:dateUtc="2024-11-14T01:59:00Z">
            <w:trPr>
              <w:trHeight w:val="341"/>
            </w:trPr>
          </w:trPrChange>
        </w:trPr>
        <w:tc>
          <w:tcPr>
            <w:tcW w:w="1094" w:type="dxa"/>
            <w:vMerge/>
            <w:tcBorders>
              <w:top w:val="single" w:sz="8" w:space="0" w:color="auto"/>
              <w:left w:val="nil"/>
              <w:bottom w:val="single" w:sz="8" w:space="0" w:color="000000"/>
              <w:right w:val="nil"/>
            </w:tcBorders>
            <w:vAlign w:val="center"/>
            <w:tcPrChange w:id="640" w:author="Simon William Mkasimongwa" w:date="2024-11-14T12:59:00Z" w16du:dateUtc="2024-11-14T01:59:00Z">
              <w:tcPr>
                <w:tcW w:w="1094" w:type="dxa"/>
                <w:vMerge/>
                <w:tcBorders>
                  <w:top w:val="single" w:sz="8" w:space="0" w:color="auto"/>
                  <w:left w:val="nil"/>
                  <w:bottom w:val="single" w:sz="8" w:space="0" w:color="000000"/>
                  <w:right w:val="nil"/>
                </w:tcBorders>
                <w:vAlign w:val="center"/>
              </w:tcPr>
            </w:tcPrChange>
          </w:tcPr>
          <w:p w14:paraId="2F2FD6AF" w14:textId="77777777"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p>
        </w:tc>
        <w:tc>
          <w:tcPr>
            <w:tcW w:w="668" w:type="dxa"/>
            <w:vMerge/>
            <w:tcBorders>
              <w:top w:val="single" w:sz="8" w:space="0" w:color="auto"/>
              <w:left w:val="nil"/>
              <w:bottom w:val="single" w:sz="8" w:space="0" w:color="000000"/>
              <w:right w:val="nil"/>
            </w:tcBorders>
            <w:vAlign w:val="center"/>
            <w:tcPrChange w:id="641" w:author="Simon William Mkasimongwa" w:date="2024-11-14T12:59:00Z" w16du:dateUtc="2024-11-14T01:59:00Z">
              <w:tcPr>
                <w:tcW w:w="668" w:type="dxa"/>
                <w:vMerge/>
                <w:tcBorders>
                  <w:top w:val="single" w:sz="8" w:space="0" w:color="auto"/>
                  <w:left w:val="nil"/>
                  <w:bottom w:val="single" w:sz="8" w:space="0" w:color="000000"/>
                  <w:right w:val="nil"/>
                </w:tcBorders>
                <w:vAlign w:val="center"/>
              </w:tcPr>
            </w:tcPrChange>
          </w:tcPr>
          <w:p w14:paraId="594BB5C3" w14:textId="77777777"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p>
        </w:tc>
        <w:tc>
          <w:tcPr>
            <w:tcW w:w="1378" w:type="dxa"/>
            <w:vMerge/>
            <w:tcBorders>
              <w:top w:val="single" w:sz="8" w:space="0" w:color="auto"/>
              <w:left w:val="nil"/>
              <w:bottom w:val="single" w:sz="8" w:space="0" w:color="000000"/>
              <w:right w:val="nil"/>
            </w:tcBorders>
            <w:vAlign w:val="center"/>
            <w:tcPrChange w:id="642" w:author="Simon William Mkasimongwa" w:date="2024-11-14T12:59:00Z" w16du:dateUtc="2024-11-14T01:59:00Z">
              <w:tcPr>
                <w:tcW w:w="1378" w:type="dxa"/>
                <w:vMerge/>
                <w:tcBorders>
                  <w:top w:val="single" w:sz="8" w:space="0" w:color="auto"/>
                  <w:left w:val="nil"/>
                  <w:bottom w:val="single" w:sz="8" w:space="0" w:color="000000"/>
                  <w:right w:val="nil"/>
                </w:tcBorders>
                <w:vAlign w:val="center"/>
              </w:tcPr>
            </w:tcPrChange>
          </w:tcPr>
          <w:p w14:paraId="4888F0E7" w14:textId="77777777"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p>
        </w:tc>
        <w:tc>
          <w:tcPr>
            <w:tcW w:w="1264" w:type="dxa"/>
            <w:gridSpan w:val="2"/>
            <w:vMerge/>
            <w:tcBorders>
              <w:top w:val="single" w:sz="8" w:space="0" w:color="auto"/>
              <w:left w:val="nil"/>
              <w:bottom w:val="single" w:sz="8" w:space="0" w:color="000000"/>
              <w:right w:val="nil"/>
            </w:tcBorders>
            <w:vAlign w:val="center"/>
            <w:tcPrChange w:id="643" w:author="Simon William Mkasimongwa" w:date="2024-11-14T12:59:00Z" w16du:dateUtc="2024-11-14T01:59:00Z">
              <w:tcPr>
                <w:tcW w:w="1264" w:type="dxa"/>
                <w:gridSpan w:val="2"/>
                <w:vMerge/>
                <w:tcBorders>
                  <w:top w:val="single" w:sz="8" w:space="0" w:color="auto"/>
                  <w:left w:val="nil"/>
                  <w:bottom w:val="single" w:sz="8" w:space="0" w:color="000000"/>
                  <w:right w:val="nil"/>
                </w:tcBorders>
                <w:vAlign w:val="center"/>
              </w:tcPr>
            </w:tcPrChange>
          </w:tcPr>
          <w:p w14:paraId="488E9972" w14:textId="77777777"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p>
        </w:tc>
        <w:tc>
          <w:tcPr>
            <w:tcW w:w="1171" w:type="dxa"/>
            <w:vMerge/>
            <w:tcBorders>
              <w:top w:val="single" w:sz="8" w:space="0" w:color="auto"/>
              <w:left w:val="nil"/>
              <w:bottom w:val="single" w:sz="8" w:space="0" w:color="000000"/>
              <w:right w:val="nil"/>
            </w:tcBorders>
            <w:vAlign w:val="center"/>
            <w:tcPrChange w:id="644" w:author="Simon William Mkasimongwa" w:date="2024-11-14T12:59:00Z" w16du:dateUtc="2024-11-14T01:59:00Z">
              <w:tcPr>
                <w:tcW w:w="1171" w:type="dxa"/>
                <w:vMerge/>
                <w:tcBorders>
                  <w:top w:val="single" w:sz="8" w:space="0" w:color="auto"/>
                  <w:left w:val="nil"/>
                  <w:bottom w:val="single" w:sz="8" w:space="0" w:color="000000"/>
                  <w:right w:val="nil"/>
                </w:tcBorders>
                <w:vAlign w:val="center"/>
              </w:tcPr>
            </w:tcPrChange>
          </w:tcPr>
          <w:p w14:paraId="21A187DA" w14:textId="77777777"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p>
        </w:tc>
        <w:tc>
          <w:tcPr>
            <w:tcW w:w="1171" w:type="dxa"/>
            <w:vMerge/>
            <w:tcBorders>
              <w:top w:val="single" w:sz="8" w:space="0" w:color="auto"/>
              <w:left w:val="nil"/>
              <w:bottom w:val="single" w:sz="8" w:space="0" w:color="000000"/>
              <w:right w:val="nil"/>
            </w:tcBorders>
            <w:vAlign w:val="center"/>
            <w:tcPrChange w:id="645" w:author="Simon William Mkasimongwa" w:date="2024-11-14T12:59:00Z" w16du:dateUtc="2024-11-14T01:59:00Z">
              <w:tcPr>
                <w:tcW w:w="1171" w:type="dxa"/>
                <w:vMerge/>
                <w:tcBorders>
                  <w:top w:val="single" w:sz="8" w:space="0" w:color="auto"/>
                  <w:left w:val="nil"/>
                  <w:bottom w:val="single" w:sz="8" w:space="0" w:color="000000"/>
                  <w:right w:val="nil"/>
                </w:tcBorders>
                <w:vAlign w:val="center"/>
              </w:tcPr>
            </w:tcPrChange>
          </w:tcPr>
          <w:p w14:paraId="4CE57D14" w14:textId="77777777"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p>
        </w:tc>
        <w:tc>
          <w:tcPr>
            <w:tcW w:w="515" w:type="dxa"/>
            <w:tcBorders>
              <w:top w:val="nil"/>
              <w:left w:val="nil"/>
              <w:bottom w:val="single" w:sz="8" w:space="0" w:color="auto"/>
              <w:right w:val="nil"/>
            </w:tcBorders>
            <w:shd w:val="clear" w:color="auto" w:fill="auto"/>
            <w:noWrap/>
            <w:vAlign w:val="center"/>
            <w:tcPrChange w:id="646" w:author="Simon William Mkasimongwa" w:date="2024-11-14T12:59:00Z" w16du:dateUtc="2024-11-14T01:59:00Z">
              <w:tcPr>
                <w:tcW w:w="515" w:type="dxa"/>
                <w:tcBorders>
                  <w:top w:val="nil"/>
                  <w:left w:val="nil"/>
                  <w:bottom w:val="single" w:sz="8" w:space="0" w:color="auto"/>
                  <w:right w:val="nil"/>
                </w:tcBorders>
                <w:shd w:val="clear" w:color="auto" w:fill="auto"/>
                <w:noWrap/>
                <w:vAlign w:val="center"/>
              </w:tcPr>
            </w:tcPrChange>
          </w:tcPr>
          <w:p w14:paraId="1AFC3BAA" w14:textId="58A7B5EF"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4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S</w:delText>
              </w:r>
            </w:del>
          </w:p>
        </w:tc>
        <w:tc>
          <w:tcPr>
            <w:tcW w:w="416" w:type="dxa"/>
            <w:tcBorders>
              <w:top w:val="nil"/>
              <w:left w:val="nil"/>
              <w:bottom w:val="single" w:sz="8" w:space="0" w:color="auto"/>
              <w:right w:val="nil"/>
            </w:tcBorders>
            <w:shd w:val="clear" w:color="auto" w:fill="auto"/>
            <w:noWrap/>
            <w:vAlign w:val="center"/>
            <w:tcPrChange w:id="648" w:author="Simon William Mkasimongwa" w:date="2024-11-14T12:59:00Z" w16du:dateUtc="2024-11-14T01:59:00Z">
              <w:tcPr>
                <w:tcW w:w="416" w:type="dxa"/>
                <w:tcBorders>
                  <w:top w:val="nil"/>
                  <w:left w:val="nil"/>
                  <w:bottom w:val="single" w:sz="8" w:space="0" w:color="auto"/>
                  <w:right w:val="nil"/>
                </w:tcBorders>
                <w:shd w:val="clear" w:color="auto" w:fill="auto"/>
                <w:noWrap/>
                <w:vAlign w:val="center"/>
              </w:tcPr>
            </w:tcPrChange>
          </w:tcPr>
          <w:p w14:paraId="5989A29A" w14:textId="4612C1F5"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4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A</w:delText>
              </w:r>
            </w:del>
          </w:p>
        </w:tc>
        <w:tc>
          <w:tcPr>
            <w:tcW w:w="545" w:type="dxa"/>
            <w:tcBorders>
              <w:top w:val="nil"/>
              <w:left w:val="nil"/>
              <w:bottom w:val="single" w:sz="8" w:space="0" w:color="auto"/>
              <w:right w:val="nil"/>
            </w:tcBorders>
            <w:shd w:val="clear" w:color="auto" w:fill="auto"/>
            <w:noWrap/>
            <w:vAlign w:val="center"/>
            <w:tcPrChange w:id="650" w:author="Simon William Mkasimongwa" w:date="2024-11-14T12:59:00Z" w16du:dateUtc="2024-11-14T01:59:00Z">
              <w:tcPr>
                <w:tcW w:w="545" w:type="dxa"/>
                <w:tcBorders>
                  <w:top w:val="nil"/>
                  <w:left w:val="nil"/>
                  <w:bottom w:val="single" w:sz="8" w:space="0" w:color="auto"/>
                  <w:right w:val="nil"/>
                </w:tcBorders>
                <w:shd w:val="clear" w:color="auto" w:fill="auto"/>
                <w:noWrap/>
                <w:vAlign w:val="center"/>
              </w:tcPr>
            </w:tcPrChange>
          </w:tcPr>
          <w:p w14:paraId="102FD07B" w14:textId="50F44548"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5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W</w:delText>
              </w:r>
            </w:del>
          </w:p>
        </w:tc>
        <w:tc>
          <w:tcPr>
            <w:tcW w:w="283" w:type="dxa"/>
            <w:tcBorders>
              <w:top w:val="nil"/>
              <w:left w:val="nil"/>
              <w:bottom w:val="single" w:sz="8" w:space="0" w:color="auto"/>
              <w:right w:val="nil"/>
            </w:tcBorders>
            <w:shd w:val="clear" w:color="auto" w:fill="auto"/>
            <w:noWrap/>
            <w:vAlign w:val="center"/>
            <w:tcPrChange w:id="652" w:author="Simon William Mkasimongwa" w:date="2024-11-14T12:59:00Z" w16du:dateUtc="2024-11-14T01:59:00Z">
              <w:tcPr>
                <w:tcW w:w="283" w:type="dxa"/>
                <w:tcBorders>
                  <w:top w:val="nil"/>
                  <w:left w:val="nil"/>
                  <w:bottom w:val="single" w:sz="8" w:space="0" w:color="auto"/>
                  <w:right w:val="nil"/>
                </w:tcBorders>
                <w:shd w:val="clear" w:color="auto" w:fill="auto"/>
                <w:noWrap/>
                <w:vAlign w:val="center"/>
              </w:tcPr>
            </w:tcPrChange>
          </w:tcPr>
          <w:p w14:paraId="155DACB1" w14:textId="2BBEC765"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53"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S</w:delText>
              </w:r>
            </w:del>
          </w:p>
        </w:tc>
      </w:tr>
      <w:tr w:rsidR="00073B32" w:rsidRPr="001126DE" w14:paraId="5711B1D9" w14:textId="77777777" w:rsidTr="00C121A2">
        <w:trPr>
          <w:trHeight w:val="387"/>
          <w:trPrChange w:id="654" w:author="Simon William Mkasimongwa" w:date="2024-11-14T12:59:00Z" w16du:dateUtc="2024-11-14T01:59:00Z">
            <w:trPr>
              <w:trHeight w:val="387"/>
            </w:trPr>
          </w:trPrChange>
        </w:trPr>
        <w:tc>
          <w:tcPr>
            <w:tcW w:w="1094" w:type="dxa"/>
            <w:tcBorders>
              <w:top w:val="nil"/>
              <w:left w:val="nil"/>
              <w:bottom w:val="nil"/>
              <w:right w:val="nil"/>
            </w:tcBorders>
            <w:shd w:val="clear" w:color="auto" w:fill="auto"/>
            <w:noWrap/>
            <w:vAlign w:val="center"/>
            <w:tcPrChange w:id="655" w:author="Simon William Mkasimongwa" w:date="2024-11-14T12:59:00Z" w16du:dateUtc="2024-11-14T01:59:00Z">
              <w:tcPr>
                <w:tcW w:w="1094" w:type="dxa"/>
                <w:tcBorders>
                  <w:top w:val="nil"/>
                  <w:left w:val="nil"/>
                  <w:bottom w:val="nil"/>
                  <w:right w:val="nil"/>
                </w:tcBorders>
                <w:shd w:val="clear" w:color="auto" w:fill="auto"/>
                <w:noWrap/>
                <w:vAlign w:val="center"/>
              </w:tcPr>
            </w:tcPrChange>
          </w:tcPr>
          <w:p w14:paraId="1070820D" w14:textId="6469C9D5"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5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Sydney</w:delText>
              </w:r>
            </w:del>
          </w:p>
        </w:tc>
        <w:tc>
          <w:tcPr>
            <w:tcW w:w="668" w:type="dxa"/>
            <w:tcBorders>
              <w:top w:val="nil"/>
              <w:left w:val="nil"/>
              <w:bottom w:val="nil"/>
              <w:right w:val="nil"/>
            </w:tcBorders>
            <w:shd w:val="clear" w:color="auto" w:fill="auto"/>
            <w:noWrap/>
            <w:vAlign w:val="center"/>
            <w:tcPrChange w:id="657" w:author="Simon William Mkasimongwa" w:date="2024-11-14T12:59:00Z" w16du:dateUtc="2024-11-14T01:59:00Z">
              <w:tcPr>
                <w:tcW w:w="668" w:type="dxa"/>
                <w:tcBorders>
                  <w:top w:val="nil"/>
                  <w:left w:val="nil"/>
                  <w:bottom w:val="nil"/>
                  <w:right w:val="nil"/>
                </w:tcBorders>
                <w:shd w:val="clear" w:color="auto" w:fill="auto"/>
                <w:noWrap/>
                <w:vAlign w:val="center"/>
              </w:tcPr>
            </w:tcPrChange>
          </w:tcPr>
          <w:p w14:paraId="4739DF99" w14:textId="0D572D19"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5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NO</w:delText>
              </w:r>
              <w:r w:rsidRPr="0071203D" w:rsidDel="00C121A2">
                <w:rPr>
                  <w:rFonts w:ascii="Times New Roman" w:eastAsia="Times New Roman" w:hAnsi="Times New Roman" w:cs="Times New Roman"/>
                  <w:color w:val="000000"/>
                  <w:kern w:val="0"/>
                  <w:sz w:val="20"/>
                  <w:szCs w:val="20"/>
                  <w:vertAlign w:val="subscript"/>
                  <w:lang w:eastAsia="en-AU"/>
                  <w14:ligatures w14:val="none"/>
                </w:rPr>
                <w:delText>2</w:delText>
              </w:r>
            </w:del>
          </w:p>
        </w:tc>
        <w:tc>
          <w:tcPr>
            <w:tcW w:w="1594" w:type="dxa"/>
            <w:gridSpan w:val="2"/>
            <w:tcBorders>
              <w:top w:val="nil"/>
              <w:left w:val="nil"/>
              <w:bottom w:val="nil"/>
              <w:right w:val="nil"/>
            </w:tcBorders>
            <w:shd w:val="clear" w:color="auto" w:fill="auto"/>
            <w:noWrap/>
            <w:vAlign w:val="center"/>
            <w:tcPrChange w:id="659"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1243D73D" w14:textId="09764B70"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6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8766</w:delText>
              </w:r>
            </w:del>
          </w:p>
        </w:tc>
        <w:tc>
          <w:tcPr>
            <w:tcW w:w="1048" w:type="dxa"/>
            <w:tcBorders>
              <w:top w:val="nil"/>
              <w:left w:val="nil"/>
              <w:bottom w:val="nil"/>
              <w:right w:val="nil"/>
            </w:tcBorders>
            <w:shd w:val="clear" w:color="auto" w:fill="auto"/>
            <w:noWrap/>
            <w:vAlign w:val="center"/>
            <w:tcPrChange w:id="661"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4FA4ECCA" w14:textId="0CF40BD3"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6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8483 (96)</w:delText>
              </w:r>
            </w:del>
          </w:p>
        </w:tc>
        <w:tc>
          <w:tcPr>
            <w:tcW w:w="1171" w:type="dxa"/>
            <w:tcBorders>
              <w:top w:val="nil"/>
              <w:left w:val="nil"/>
              <w:bottom w:val="nil"/>
              <w:right w:val="nil"/>
            </w:tcBorders>
            <w:shd w:val="clear" w:color="auto" w:fill="auto"/>
            <w:noWrap/>
            <w:vAlign w:val="center"/>
            <w:tcPrChange w:id="663"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051CF2FA" w14:textId="6F6B9305"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6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6</w:delText>
              </w:r>
            </w:del>
          </w:p>
        </w:tc>
        <w:tc>
          <w:tcPr>
            <w:tcW w:w="1171" w:type="dxa"/>
            <w:tcBorders>
              <w:top w:val="nil"/>
              <w:left w:val="nil"/>
              <w:bottom w:val="nil"/>
              <w:right w:val="nil"/>
            </w:tcBorders>
            <w:shd w:val="clear" w:color="auto" w:fill="auto"/>
            <w:noWrap/>
            <w:vAlign w:val="center"/>
            <w:tcPrChange w:id="665"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42A22262" w14:textId="2036BFDF"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6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29</w:delText>
              </w:r>
            </w:del>
          </w:p>
        </w:tc>
        <w:tc>
          <w:tcPr>
            <w:tcW w:w="515" w:type="dxa"/>
            <w:tcBorders>
              <w:top w:val="nil"/>
              <w:left w:val="nil"/>
              <w:bottom w:val="nil"/>
              <w:right w:val="nil"/>
            </w:tcBorders>
            <w:shd w:val="clear" w:color="auto" w:fill="auto"/>
            <w:noWrap/>
            <w:vAlign w:val="center"/>
            <w:tcPrChange w:id="667"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610DE0F7" w14:textId="2B05FFE5"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6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81</w:delText>
              </w:r>
            </w:del>
          </w:p>
        </w:tc>
        <w:tc>
          <w:tcPr>
            <w:tcW w:w="416" w:type="dxa"/>
            <w:tcBorders>
              <w:top w:val="nil"/>
              <w:left w:val="nil"/>
              <w:bottom w:val="nil"/>
              <w:right w:val="nil"/>
            </w:tcBorders>
            <w:shd w:val="clear" w:color="auto" w:fill="auto"/>
            <w:noWrap/>
            <w:vAlign w:val="center"/>
            <w:tcPrChange w:id="669"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6C7C5BFD" w14:textId="5E7E36B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7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90</w:delText>
              </w:r>
            </w:del>
          </w:p>
        </w:tc>
        <w:tc>
          <w:tcPr>
            <w:tcW w:w="545" w:type="dxa"/>
            <w:tcBorders>
              <w:top w:val="nil"/>
              <w:left w:val="nil"/>
              <w:bottom w:val="nil"/>
              <w:right w:val="nil"/>
            </w:tcBorders>
            <w:shd w:val="clear" w:color="auto" w:fill="auto"/>
            <w:noWrap/>
            <w:vAlign w:val="center"/>
            <w:tcPrChange w:id="671"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79E1E734" w14:textId="2EB12FA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7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91</w:delText>
              </w:r>
            </w:del>
          </w:p>
        </w:tc>
        <w:tc>
          <w:tcPr>
            <w:tcW w:w="283" w:type="dxa"/>
            <w:tcBorders>
              <w:top w:val="nil"/>
              <w:left w:val="nil"/>
              <w:bottom w:val="nil"/>
              <w:right w:val="nil"/>
            </w:tcBorders>
            <w:shd w:val="clear" w:color="auto" w:fill="auto"/>
            <w:noWrap/>
            <w:vAlign w:val="center"/>
            <w:tcPrChange w:id="673"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6A6F9E1D" w14:textId="34FB7B2D"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7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89</w:delText>
              </w:r>
            </w:del>
          </w:p>
        </w:tc>
      </w:tr>
      <w:tr w:rsidR="00073B32" w:rsidRPr="001126DE" w14:paraId="5977B056" w14:textId="77777777" w:rsidTr="00C121A2">
        <w:trPr>
          <w:trHeight w:val="387"/>
          <w:trPrChange w:id="675" w:author="Simon William Mkasimongwa" w:date="2024-11-14T12:59:00Z" w16du:dateUtc="2024-11-14T01:59:00Z">
            <w:trPr>
              <w:trHeight w:val="387"/>
            </w:trPr>
          </w:trPrChange>
        </w:trPr>
        <w:tc>
          <w:tcPr>
            <w:tcW w:w="1094" w:type="dxa"/>
            <w:tcBorders>
              <w:top w:val="nil"/>
              <w:left w:val="nil"/>
              <w:bottom w:val="nil"/>
              <w:right w:val="nil"/>
            </w:tcBorders>
            <w:shd w:val="clear" w:color="auto" w:fill="auto"/>
            <w:noWrap/>
            <w:vAlign w:val="bottom"/>
            <w:tcPrChange w:id="676" w:author="Simon William Mkasimongwa" w:date="2024-11-14T12:59:00Z" w16du:dateUtc="2024-11-14T01:59:00Z">
              <w:tcPr>
                <w:tcW w:w="1094" w:type="dxa"/>
                <w:tcBorders>
                  <w:top w:val="nil"/>
                  <w:left w:val="nil"/>
                  <w:bottom w:val="nil"/>
                  <w:right w:val="nil"/>
                </w:tcBorders>
                <w:shd w:val="clear" w:color="auto" w:fill="auto"/>
                <w:noWrap/>
                <w:vAlign w:val="bottom"/>
              </w:tcPr>
            </w:tcPrChange>
          </w:tcPr>
          <w:p w14:paraId="5CE0C093"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668" w:type="dxa"/>
            <w:tcBorders>
              <w:top w:val="nil"/>
              <w:left w:val="nil"/>
              <w:bottom w:val="nil"/>
              <w:right w:val="nil"/>
            </w:tcBorders>
            <w:shd w:val="clear" w:color="auto" w:fill="auto"/>
            <w:noWrap/>
            <w:vAlign w:val="center"/>
            <w:tcPrChange w:id="677" w:author="Simon William Mkasimongwa" w:date="2024-11-14T12:59:00Z" w16du:dateUtc="2024-11-14T01:59:00Z">
              <w:tcPr>
                <w:tcW w:w="668" w:type="dxa"/>
                <w:tcBorders>
                  <w:top w:val="nil"/>
                  <w:left w:val="nil"/>
                  <w:bottom w:val="nil"/>
                  <w:right w:val="nil"/>
                </w:tcBorders>
                <w:shd w:val="clear" w:color="auto" w:fill="auto"/>
                <w:noWrap/>
                <w:vAlign w:val="center"/>
              </w:tcPr>
            </w:tcPrChange>
          </w:tcPr>
          <w:p w14:paraId="3548B313" w14:textId="088B865A"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7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PM</w:delText>
              </w:r>
              <w:r w:rsidRPr="0071203D" w:rsidDel="00C121A2">
                <w:rPr>
                  <w:rFonts w:ascii="Times New Roman" w:eastAsia="Times New Roman" w:hAnsi="Times New Roman" w:cs="Times New Roman"/>
                  <w:color w:val="000000"/>
                  <w:kern w:val="0"/>
                  <w:sz w:val="20"/>
                  <w:szCs w:val="20"/>
                  <w:vertAlign w:val="subscript"/>
                  <w:lang w:eastAsia="en-AU"/>
                  <w14:ligatures w14:val="none"/>
                </w:rPr>
                <w:delText>2.5</w:delText>
              </w:r>
            </w:del>
          </w:p>
        </w:tc>
        <w:tc>
          <w:tcPr>
            <w:tcW w:w="1594" w:type="dxa"/>
            <w:gridSpan w:val="2"/>
            <w:tcBorders>
              <w:top w:val="nil"/>
              <w:left w:val="nil"/>
              <w:bottom w:val="nil"/>
              <w:right w:val="nil"/>
            </w:tcBorders>
            <w:shd w:val="clear" w:color="auto" w:fill="auto"/>
            <w:noWrap/>
            <w:vAlign w:val="center"/>
            <w:tcPrChange w:id="679"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410ABA6A" w14:textId="3DB2CC02"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8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8766</w:delText>
              </w:r>
            </w:del>
          </w:p>
        </w:tc>
        <w:tc>
          <w:tcPr>
            <w:tcW w:w="1048" w:type="dxa"/>
            <w:tcBorders>
              <w:top w:val="nil"/>
              <w:left w:val="nil"/>
              <w:bottom w:val="nil"/>
              <w:right w:val="nil"/>
            </w:tcBorders>
            <w:shd w:val="clear" w:color="auto" w:fill="auto"/>
            <w:noWrap/>
            <w:vAlign w:val="center"/>
            <w:tcPrChange w:id="681"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539E5E88" w14:textId="2C8677E8"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8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6968 (79)</w:delText>
              </w:r>
            </w:del>
          </w:p>
        </w:tc>
        <w:tc>
          <w:tcPr>
            <w:tcW w:w="1171" w:type="dxa"/>
            <w:tcBorders>
              <w:top w:val="nil"/>
              <w:left w:val="nil"/>
              <w:bottom w:val="nil"/>
              <w:right w:val="nil"/>
            </w:tcBorders>
            <w:shd w:val="clear" w:color="auto" w:fill="auto"/>
            <w:noWrap/>
            <w:vAlign w:val="center"/>
            <w:tcPrChange w:id="683"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7D9D6211" w14:textId="15F9D5A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8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w:delText>
              </w:r>
            </w:del>
          </w:p>
        </w:tc>
        <w:tc>
          <w:tcPr>
            <w:tcW w:w="1171" w:type="dxa"/>
            <w:tcBorders>
              <w:top w:val="nil"/>
              <w:left w:val="nil"/>
              <w:bottom w:val="nil"/>
              <w:right w:val="nil"/>
            </w:tcBorders>
            <w:shd w:val="clear" w:color="auto" w:fill="auto"/>
            <w:noWrap/>
            <w:vAlign w:val="center"/>
            <w:tcPrChange w:id="685"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19C81E23" w14:textId="2DCC698B"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8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23</w:delText>
              </w:r>
            </w:del>
          </w:p>
        </w:tc>
        <w:tc>
          <w:tcPr>
            <w:tcW w:w="515" w:type="dxa"/>
            <w:tcBorders>
              <w:top w:val="nil"/>
              <w:left w:val="nil"/>
              <w:bottom w:val="nil"/>
              <w:right w:val="nil"/>
            </w:tcBorders>
            <w:shd w:val="clear" w:color="auto" w:fill="auto"/>
            <w:noWrap/>
            <w:vAlign w:val="center"/>
            <w:tcPrChange w:id="687"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2D38F736" w14:textId="3486ADF5"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8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68</w:delText>
              </w:r>
            </w:del>
          </w:p>
        </w:tc>
        <w:tc>
          <w:tcPr>
            <w:tcW w:w="416" w:type="dxa"/>
            <w:tcBorders>
              <w:top w:val="nil"/>
              <w:left w:val="nil"/>
              <w:bottom w:val="nil"/>
              <w:right w:val="nil"/>
            </w:tcBorders>
            <w:shd w:val="clear" w:color="auto" w:fill="auto"/>
            <w:noWrap/>
            <w:vAlign w:val="center"/>
            <w:tcPrChange w:id="689"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7D70ABEE" w14:textId="2247B8BB"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9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73</w:delText>
              </w:r>
            </w:del>
          </w:p>
        </w:tc>
        <w:tc>
          <w:tcPr>
            <w:tcW w:w="545" w:type="dxa"/>
            <w:tcBorders>
              <w:top w:val="nil"/>
              <w:left w:val="nil"/>
              <w:bottom w:val="nil"/>
              <w:right w:val="nil"/>
            </w:tcBorders>
            <w:shd w:val="clear" w:color="auto" w:fill="auto"/>
            <w:noWrap/>
            <w:vAlign w:val="center"/>
            <w:tcPrChange w:id="691"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6680B714" w14:textId="0A8B6FAB"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9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79</w:delText>
              </w:r>
            </w:del>
          </w:p>
        </w:tc>
        <w:tc>
          <w:tcPr>
            <w:tcW w:w="283" w:type="dxa"/>
            <w:tcBorders>
              <w:top w:val="nil"/>
              <w:left w:val="nil"/>
              <w:bottom w:val="nil"/>
              <w:right w:val="nil"/>
            </w:tcBorders>
            <w:shd w:val="clear" w:color="auto" w:fill="auto"/>
            <w:noWrap/>
            <w:vAlign w:val="center"/>
            <w:tcPrChange w:id="693"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72FC7093" w14:textId="4970E198"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69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69</w:delText>
              </w:r>
            </w:del>
          </w:p>
        </w:tc>
      </w:tr>
      <w:tr w:rsidR="00073B32" w:rsidRPr="001126DE" w14:paraId="1D98CC6D" w14:textId="77777777" w:rsidTr="00C121A2">
        <w:trPr>
          <w:trHeight w:val="387"/>
          <w:trPrChange w:id="695" w:author="Simon William Mkasimongwa" w:date="2024-11-14T12:59:00Z" w16du:dateUtc="2024-11-14T01:59:00Z">
            <w:trPr>
              <w:trHeight w:val="387"/>
            </w:trPr>
          </w:trPrChange>
        </w:trPr>
        <w:tc>
          <w:tcPr>
            <w:tcW w:w="1094" w:type="dxa"/>
            <w:tcBorders>
              <w:top w:val="nil"/>
              <w:left w:val="nil"/>
              <w:bottom w:val="nil"/>
              <w:right w:val="nil"/>
            </w:tcBorders>
            <w:shd w:val="clear" w:color="auto" w:fill="auto"/>
            <w:noWrap/>
            <w:vAlign w:val="bottom"/>
            <w:tcPrChange w:id="696" w:author="Simon William Mkasimongwa" w:date="2024-11-14T12:59:00Z" w16du:dateUtc="2024-11-14T01:59:00Z">
              <w:tcPr>
                <w:tcW w:w="1094" w:type="dxa"/>
                <w:tcBorders>
                  <w:top w:val="nil"/>
                  <w:left w:val="nil"/>
                  <w:bottom w:val="nil"/>
                  <w:right w:val="nil"/>
                </w:tcBorders>
                <w:shd w:val="clear" w:color="auto" w:fill="auto"/>
                <w:noWrap/>
                <w:vAlign w:val="bottom"/>
              </w:tcPr>
            </w:tcPrChange>
          </w:tcPr>
          <w:p w14:paraId="5FB4B3AC"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668" w:type="dxa"/>
            <w:tcBorders>
              <w:top w:val="nil"/>
              <w:left w:val="nil"/>
              <w:bottom w:val="nil"/>
              <w:right w:val="nil"/>
            </w:tcBorders>
            <w:shd w:val="clear" w:color="auto" w:fill="auto"/>
            <w:noWrap/>
            <w:vAlign w:val="center"/>
            <w:tcPrChange w:id="697" w:author="Simon William Mkasimongwa" w:date="2024-11-14T12:59:00Z" w16du:dateUtc="2024-11-14T01:59:00Z">
              <w:tcPr>
                <w:tcW w:w="668" w:type="dxa"/>
                <w:tcBorders>
                  <w:top w:val="nil"/>
                  <w:left w:val="nil"/>
                  <w:bottom w:val="nil"/>
                  <w:right w:val="nil"/>
                </w:tcBorders>
                <w:shd w:val="clear" w:color="auto" w:fill="auto"/>
                <w:noWrap/>
                <w:vAlign w:val="center"/>
              </w:tcPr>
            </w:tcPrChange>
          </w:tcPr>
          <w:p w14:paraId="325DC4EC" w14:textId="1FAB254F"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69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PM</w:delText>
              </w:r>
              <w:r w:rsidRPr="0071203D" w:rsidDel="00C121A2">
                <w:rPr>
                  <w:rFonts w:ascii="Times New Roman" w:eastAsia="Times New Roman" w:hAnsi="Times New Roman" w:cs="Times New Roman"/>
                  <w:color w:val="000000"/>
                  <w:kern w:val="0"/>
                  <w:sz w:val="20"/>
                  <w:szCs w:val="20"/>
                  <w:vertAlign w:val="subscript"/>
                  <w:lang w:eastAsia="en-AU"/>
                  <w14:ligatures w14:val="none"/>
                </w:rPr>
                <w:delText>10</w:delText>
              </w:r>
            </w:del>
          </w:p>
        </w:tc>
        <w:tc>
          <w:tcPr>
            <w:tcW w:w="1594" w:type="dxa"/>
            <w:gridSpan w:val="2"/>
            <w:tcBorders>
              <w:top w:val="nil"/>
              <w:left w:val="nil"/>
              <w:bottom w:val="nil"/>
              <w:right w:val="nil"/>
            </w:tcBorders>
            <w:shd w:val="clear" w:color="auto" w:fill="auto"/>
            <w:noWrap/>
            <w:vAlign w:val="center"/>
            <w:tcPrChange w:id="699"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525859BD" w14:textId="3664ED7A"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0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8766</w:delText>
              </w:r>
            </w:del>
          </w:p>
        </w:tc>
        <w:tc>
          <w:tcPr>
            <w:tcW w:w="1048" w:type="dxa"/>
            <w:tcBorders>
              <w:top w:val="nil"/>
              <w:left w:val="nil"/>
              <w:bottom w:val="nil"/>
              <w:right w:val="nil"/>
            </w:tcBorders>
            <w:shd w:val="clear" w:color="auto" w:fill="auto"/>
            <w:noWrap/>
            <w:vAlign w:val="center"/>
            <w:tcPrChange w:id="701"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227796DB" w14:textId="0EB0F99E"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0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5661 (64)</w:delText>
              </w:r>
            </w:del>
          </w:p>
        </w:tc>
        <w:tc>
          <w:tcPr>
            <w:tcW w:w="1171" w:type="dxa"/>
            <w:tcBorders>
              <w:top w:val="nil"/>
              <w:left w:val="nil"/>
              <w:bottom w:val="nil"/>
              <w:right w:val="nil"/>
            </w:tcBorders>
            <w:shd w:val="clear" w:color="auto" w:fill="auto"/>
            <w:noWrap/>
            <w:vAlign w:val="center"/>
            <w:tcPrChange w:id="703"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60E31850" w14:textId="37FD624D"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0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4</w:delText>
              </w:r>
            </w:del>
          </w:p>
        </w:tc>
        <w:tc>
          <w:tcPr>
            <w:tcW w:w="1171" w:type="dxa"/>
            <w:tcBorders>
              <w:top w:val="nil"/>
              <w:left w:val="nil"/>
              <w:bottom w:val="nil"/>
              <w:right w:val="nil"/>
            </w:tcBorders>
            <w:shd w:val="clear" w:color="auto" w:fill="auto"/>
            <w:noWrap/>
            <w:vAlign w:val="center"/>
            <w:tcPrChange w:id="705"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03289D38" w14:textId="51655868"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0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19</w:delText>
              </w:r>
            </w:del>
          </w:p>
        </w:tc>
        <w:tc>
          <w:tcPr>
            <w:tcW w:w="515" w:type="dxa"/>
            <w:tcBorders>
              <w:top w:val="nil"/>
              <w:left w:val="nil"/>
              <w:bottom w:val="nil"/>
              <w:right w:val="nil"/>
            </w:tcBorders>
            <w:shd w:val="clear" w:color="auto" w:fill="auto"/>
            <w:noWrap/>
            <w:vAlign w:val="center"/>
            <w:tcPrChange w:id="707"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48240CE3" w14:textId="609F113E"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0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59</w:delText>
              </w:r>
            </w:del>
          </w:p>
        </w:tc>
        <w:tc>
          <w:tcPr>
            <w:tcW w:w="416" w:type="dxa"/>
            <w:tcBorders>
              <w:top w:val="nil"/>
              <w:left w:val="nil"/>
              <w:bottom w:val="nil"/>
              <w:right w:val="nil"/>
            </w:tcBorders>
            <w:shd w:val="clear" w:color="auto" w:fill="auto"/>
            <w:noWrap/>
            <w:vAlign w:val="center"/>
            <w:tcPrChange w:id="709"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2A0F4C5E" w14:textId="478BFE14"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1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58</w:delText>
              </w:r>
            </w:del>
          </w:p>
        </w:tc>
        <w:tc>
          <w:tcPr>
            <w:tcW w:w="545" w:type="dxa"/>
            <w:tcBorders>
              <w:top w:val="nil"/>
              <w:left w:val="nil"/>
              <w:bottom w:val="nil"/>
              <w:right w:val="nil"/>
            </w:tcBorders>
            <w:shd w:val="clear" w:color="auto" w:fill="auto"/>
            <w:noWrap/>
            <w:vAlign w:val="center"/>
            <w:tcPrChange w:id="711"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27F16BD8" w14:textId="081FD070"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1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57</w:delText>
              </w:r>
            </w:del>
          </w:p>
        </w:tc>
        <w:tc>
          <w:tcPr>
            <w:tcW w:w="283" w:type="dxa"/>
            <w:tcBorders>
              <w:top w:val="nil"/>
              <w:left w:val="nil"/>
              <w:bottom w:val="nil"/>
              <w:right w:val="nil"/>
            </w:tcBorders>
            <w:shd w:val="clear" w:color="auto" w:fill="auto"/>
            <w:noWrap/>
            <w:vAlign w:val="center"/>
            <w:tcPrChange w:id="713"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73C3120F" w14:textId="6BADDDB8"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1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60</w:delText>
              </w:r>
            </w:del>
          </w:p>
        </w:tc>
      </w:tr>
      <w:tr w:rsidR="00073B32" w:rsidRPr="001126DE" w14:paraId="3D10EE3A" w14:textId="77777777" w:rsidTr="00C121A2">
        <w:trPr>
          <w:trHeight w:val="387"/>
          <w:trPrChange w:id="715" w:author="Simon William Mkasimongwa" w:date="2024-11-14T12:59:00Z" w16du:dateUtc="2024-11-14T01:59:00Z">
            <w:trPr>
              <w:trHeight w:val="387"/>
            </w:trPr>
          </w:trPrChange>
        </w:trPr>
        <w:tc>
          <w:tcPr>
            <w:tcW w:w="1094" w:type="dxa"/>
            <w:tcBorders>
              <w:top w:val="nil"/>
              <w:left w:val="nil"/>
              <w:bottom w:val="nil"/>
              <w:right w:val="nil"/>
            </w:tcBorders>
            <w:shd w:val="clear" w:color="auto" w:fill="auto"/>
            <w:noWrap/>
            <w:vAlign w:val="center"/>
            <w:tcPrChange w:id="716" w:author="Simon William Mkasimongwa" w:date="2024-11-14T12:59:00Z" w16du:dateUtc="2024-11-14T01:59:00Z">
              <w:tcPr>
                <w:tcW w:w="1094" w:type="dxa"/>
                <w:tcBorders>
                  <w:top w:val="nil"/>
                  <w:left w:val="nil"/>
                  <w:bottom w:val="nil"/>
                  <w:right w:val="nil"/>
                </w:tcBorders>
                <w:shd w:val="clear" w:color="auto" w:fill="auto"/>
                <w:noWrap/>
                <w:vAlign w:val="center"/>
              </w:tcPr>
            </w:tcPrChange>
          </w:tcPr>
          <w:p w14:paraId="09E7388F"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668" w:type="dxa"/>
            <w:tcBorders>
              <w:top w:val="nil"/>
              <w:left w:val="nil"/>
              <w:bottom w:val="nil"/>
              <w:right w:val="nil"/>
            </w:tcBorders>
            <w:shd w:val="clear" w:color="auto" w:fill="auto"/>
            <w:noWrap/>
            <w:vAlign w:val="center"/>
            <w:tcPrChange w:id="717" w:author="Simon William Mkasimongwa" w:date="2024-11-14T12:59:00Z" w16du:dateUtc="2024-11-14T01:59:00Z">
              <w:tcPr>
                <w:tcW w:w="668" w:type="dxa"/>
                <w:tcBorders>
                  <w:top w:val="nil"/>
                  <w:left w:val="nil"/>
                  <w:bottom w:val="nil"/>
                  <w:right w:val="nil"/>
                </w:tcBorders>
                <w:shd w:val="clear" w:color="auto" w:fill="auto"/>
                <w:noWrap/>
                <w:vAlign w:val="center"/>
              </w:tcPr>
            </w:tcPrChange>
          </w:tcPr>
          <w:p w14:paraId="067179F4" w14:textId="6E39BE10"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71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O</w:delText>
              </w:r>
              <w:r w:rsidRPr="0071203D" w:rsidDel="00C121A2">
                <w:rPr>
                  <w:rFonts w:ascii="Times New Roman" w:eastAsia="Times New Roman" w:hAnsi="Times New Roman" w:cs="Times New Roman"/>
                  <w:color w:val="000000"/>
                  <w:kern w:val="0"/>
                  <w:sz w:val="20"/>
                  <w:szCs w:val="20"/>
                  <w:vertAlign w:val="subscript"/>
                  <w:lang w:eastAsia="en-AU"/>
                  <w14:ligatures w14:val="none"/>
                </w:rPr>
                <w:delText xml:space="preserve">3 </w:delText>
              </w:r>
            </w:del>
          </w:p>
        </w:tc>
        <w:tc>
          <w:tcPr>
            <w:tcW w:w="1594" w:type="dxa"/>
            <w:gridSpan w:val="2"/>
            <w:tcBorders>
              <w:top w:val="nil"/>
              <w:left w:val="nil"/>
              <w:bottom w:val="nil"/>
              <w:right w:val="nil"/>
            </w:tcBorders>
            <w:shd w:val="clear" w:color="auto" w:fill="auto"/>
            <w:noWrap/>
            <w:vAlign w:val="center"/>
            <w:tcPrChange w:id="719"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4A603B5D" w14:textId="42D20004"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2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26205</w:delText>
              </w:r>
            </w:del>
          </w:p>
        </w:tc>
        <w:tc>
          <w:tcPr>
            <w:tcW w:w="1048" w:type="dxa"/>
            <w:tcBorders>
              <w:top w:val="nil"/>
              <w:left w:val="nil"/>
              <w:bottom w:val="nil"/>
              <w:right w:val="nil"/>
            </w:tcBorders>
            <w:shd w:val="clear" w:color="auto" w:fill="auto"/>
            <w:noWrap/>
            <w:vAlign w:val="center"/>
            <w:tcPrChange w:id="721"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68D241B0" w14:textId="37B8AD02"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2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529 (6)</w:delText>
              </w:r>
            </w:del>
          </w:p>
        </w:tc>
        <w:tc>
          <w:tcPr>
            <w:tcW w:w="1171" w:type="dxa"/>
            <w:tcBorders>
              <w:top w:val="nil"/>
              <w:left w:val="nil"/>
              <w:bottom w:val="nil"/>
              <w:right w:val="nil"/>
            </w:tcBorders>
            <w:shd w:val="clear" w:color="auto" w:fill="auto"/>
            <w:noWrap/>
            <w:vAlign w:val="center"/>
            <w:tcPrChange w:id="723"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652EF425" w14:textId="1B5F7282"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2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0</w:delText>
              </w:r>
            </w:del>
          </w:p>
        </w:tc>
        <w:tc>
          <w:tcPr>
            <w:tcW w:w="1171" w:type="dxa"/>
            <w:tcBorders>
              <w:top w:val="nil"/>
              <w:left w:val="nil"/>
              <w:bottom w:val="nil"/>
              <w:right w:val="nil"/>
            </w:tcBorders>
            <w:shd w:val="clear" w:color="auto" w:fill="auto"/>
            <w:noWrap/>
            <w:vAlign w:val="center"/>
            <w:tcPrChange w:id="725"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55592F45" w14:textId="1A827F6F"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2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w:delText>
              </w:r>
            </w:del>
          </w:p>
        </w:tc>
        <w:tc>
          <w:tcPr>
            <w:tcW w:w="515" w:type="dxa"/>
            <w:tcBorders>
              <w:top w:val="nil"/>
              <w:left w:val="nil"/>
              <w:bottom w:val="nil"/>
              <w:right w:val="nil"/>
            </w:tcBorders>
            <w:shd w:val="clear" w:color="auto" w:fill="auto"/>
            <w:noWrap/>
            <w:vAlign w:val="center"/>
            <w:tcPrChange w:id="727"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59773F42" w14:textId="795A5BD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2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14</w:delText>
              </w:r>
            </w:del>
          </w:p>
        </w:tc>
        <w:tc>
          <w:tcPr>
            <w:tcW w:w="416" w:type="dxa"/>
            <w:tcBorders>
              <w:top w:val="nil"/>
              <w:left w:val="nil"/>
              <w:bottom w:val="nil"/>
              <w:right w:val="nil"/>
            </w:tcBorders>
            <w:shd w:val="clear" w:color="auto" w:fill="auto"/>
            <w:noWrap/>
            <w:vAlign w:val="center"/>
            <w:tcPrChange w:id="729"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4EC2B4F9" w14:textId="19DAC8E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3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w:delText>
              </w:r>
            </w:del>
          </w:p>
        </w:tc>
        <w:tc>
          <w:tcPr>
            <w:tcW w:w="545" w:type="dxa"/>
            <w:tcBorders>
              <w:top w:val="nil"/>
              <w:left w:val="nil"/>
              <w:bottom w:val="nil"/>
              <w:right w:val="nil"/>
            </w:tcBorders>
            <w:shd w:val="clear" w:color="auto" w:fill="auto"/>
            <w:noWrap/>
            <w:vAlign w:val="center"/>
            <w:tcPrChange w:id="731"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1EA580D0" w14:textId="6E9D0BCE"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3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0</w:delText>
              </w:r>
            </w:del>
          </w:p>
        </w:tc>
        <w:tc>
          <w:tcPr>
            <w:tcW w:w="283" w:type="dxa"/>
            <w:tcBorders>
              <w:top w:val="nil"/>
              <w:left w:val="nil"/>
              <w:bottom w:val="nil"/>
              <w:right w:val="nil"/>
            </w:tcBorders>
            <w:shd w:val="clear" w:color="auto" w:fill="auto"/>
            <w:noWrap/>
            <w:vAlign w:val="center"/>
            <w:tcPrChange w:id="733"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4E4B628F" w14:textId="03C318DA"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3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6</w:delText>
              </w:r>
            </w:del>
          </w:p>
        </w:tc>
      </w:tr>
      <w:tr w:rsidR="00073B32" w:rsidRPr="001126DE" w14:paraId="24588876" w14:textId="77777777" w:rsidTr="00C121A2">
        <w:trPr>
          <w:trHeight w:val="325"/>
          <w:trPrChange w:id="735" w:author="Simon William Mkasimongwa" w:date="2024-11-14T12:59:00Z" w16du:dateUtc="2024-11-14T01:59:00Z">
            <w:trPr>
              <w:trHeight w:val="325"/>
            </w:trPr>
          </w:trPrChange>
        </w:trPr>
        <w:tc>
          <w:tcPr>
            <w:tcW w:w="1094" w:type="dxa"/>
            <w:tcBorders>
              <w:top w:val="nil"/>
              <w:left w:val="nil"/>
              <w:bottom w:val="nil"/>
              <w:right w:val="nil"/>
            </w:tcBorders>
            <w:shd w:val="clear" w:color="auto" w:fill="auto"/>
            <w:noWrap/>
            <w:vAlign w:val="bottom"/>
            <w:tcPrChange w:id="736" w:author="Simon William Mkasimongwa" w:date="2024-11-14T12:59:00Z" w16du:dateUtc="2024-11-14T01:59:00Z">
              <w:tcPr>
                <w:tcW w:w="1094" w:type="dxa"/>
                <w:tcBorders>
                  <w:top w:val="nil"/>
                  <w:left w:val="nil"/>
                  <w:bottom w:val="nil"/>
                  <w:right w:val="nil"/>
                </w:tcBorders>
                <w:shd w:val="clear" w:color="auto" w:fill="auto"/>
                <w:noWrap/>
                <w:vAlign w:val="bottom"/>
              </w:tcPr>
            </w:tcPrChange>
          </w:tcPr>
          <w:p w14:paraId="4D8FFE96" w14:textId="6359221D" w:rsidR="00012C0F" w:rsidRPr="0071203D" w:rsidRDefault="00012C0F">
            <w:pPr>
              <w:spacing w:after="0" w:line="240" w:lineRule="auto"/>
              <w:jc w:val="both"/>
              <w:rPr>
                <w:rFonts w:ascii="Times New Roman" w:eastAsia="Times New Roman" w:hAnsi="Times New Roman" w:cs="Times New Roman"/>
                <w:color w:val="000000"/>
                <w:kern w:val="0"/>
                <w:sz w:val="20"/>
                <w:szCs w:val="20"/>
                <w:lang w:eastAsia="en-AU"/>
                <w14:ligatures w14:val="none"/>
              </w:rPr>
              <w:pPrChange w:id="737" w:author="Simon William Mkasimongwa" w:date="2024-11-14T10:16:00Z" w16du:dateUtc="2024-11-13T23:16:00Z">
                <w:pPr>
                  <w:spacing w:after="0" w:line="240" w:lineRule="auto"/>
                  <w:jc w:val="center"/>
                </w:pPr>
              </w:pPrChange>
            </w:pPr>
          </w:p>
        </w:tc>
        <w:tc>
          <w:tcPr>
            <w:tcW w:w="668" w:type="dxa"/>
            <w:tcBorders>
              <w:top w:val="nil"/>
              <w:left w:val="nil"/>
              <w:bottom w:val="nil"/>
              <w:right w:val="nil"/>
            </w:tcBorders>
            <w:shd w:val="clear" w:color="auto" w:fill="auto"/>
            <w:noWrap/>
            <w:vAlign w:val="bottom"/>
            <w:tcPrChange w:id="738" w:author="Simon William Mkasimongwa" w:date="2024-11-14T12:59:00Z" w16du:dateUtc="2024-11-14T01:59:00Z">
              <w:tcPr>
                <w:tcW w:w="668" w:type="dxa"/>
                <w:tcBorders>
                  <w:top w:val="nil"/>
                  <w:left w:val="nil"/>
                  <w:bottom w:val="nil"/>
                  <w:right w:val="nil"/>
                </w:tcBorders>
                <w:shd w:val="clear" w:color="auto" w:fill="auto"/>
                <w:noWrap/>
                <w:vAlign w:val="bottom"/>
              </w:tcPr>
            </w:tcPrChange>
          </w:tcPr>
          <w:p w14:paraId="2826A054" w14:textId="383D62A6" w:rsidR="00012C0F" w:rsidRPr="0071203D" w:rsidRDefault="00012C0F" w:rsidP="00344DE8">
            <w:pPr>
              <w:spacing w:after="0" w:line="240" w:lineRule="auto"/>
              <w:rPr>
                <w:rFonts w:ascii="Times New Roman" w:eastAsia="Times New Roman" w:hAnsi="Times New Roman" w:cs="Times New Roman"/>
                <w:kern w:val="0"/>
                <w:sz w:val="20"/>
                <w:szCs w:val="20"/>
                <w:lang w:eastAsia="en-AU"/>
                <w14:ligatures w14:val="none"/>
              </w:rPr>
            </w:pPr>
          </w:p>
        </w:tc>
        <w:tc>
          <w:tcPr>
            <w:tcW w:w="1594" w:type="dxa"/>
            <w:gridSpan w:val="2"/>
            <w:tcBorders>
              <w:top w:val="nil"/>
              <w:left w:val="nil"/>
              <w:bottom w:val="nil"/>
              <w:right w:val="nil"/>
            </w:tcBorders>
            <w:shd w:val="clear" w:color="auto" w:fill="auto"/>
            <w:noWrap/>
            <w:vAlign w:val="center"/>
            <w:tcPrChange w:id="739"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6CE17634" w14:textId="7059F148"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740" w:author="Simon William Mkasimongwa" w:date="2024-11-14T10:15:00Z" w16du:dateUtc="2024-11-13T23:15:00Z">
              <w:r w:rsidRPr="0071203D" w:rsidDel="00352706">
                <w:rPr>
                  <w:rFonts w:ascii="Times New Roman" w:eastAsia="Times New Roman" w:hAnsi="Times New Roman" w:cs="Times New Roman"/>
                  <w:color w:val="000000"/>
                  <w:kern w:val="0"/>
                  <w:sz w:val="20"/>
                  <w:szCs w:val="20"/>
                  <w:lang w:eastAsia="en-AU"/>
                  <w14:ligatures w14:val="none"/>
                </w:rPr>
                <w:delText xml:space="preserve">Single </w:delText>
              </w:r>
              <w:r w:rsidRPr="001126DE" w:rsidDel="00352706">
                <w:rPr>
                  <w:rFonts w:ascii="Times New Roman" w:eastAsia="Times New Roman" w:hAnsi="Times New Roman" w:cs="Times New Roman"/>
                  <w:color w:val="000000"/>
                  <w:kern w:val="0"/>
                  <w:sz w:val="20"/>
                  <w:szCs w:val="20"/>
                  <w:lang w:eastAsia="en-AU"/>
                  <w14:ligatures w14:val="none"/>
                </w:rPr>
                <w:delText>e</w:delText>
              </w:r>
              <w:r w:rsidRPr="0071203D" w:rsidDel="00352706">
                <w:rPr>
                  <w:rFonts w:ascii="Times New Roman" w:eastAsia="Times New Roman" w:hAnsi="Times New Roman" w:cs="Times New Roman"/>
                  <w:color w:val="000000"/>
                  <w:kern w:val="0"/>
                  <w:sz w:val="20"/>
                  <w:szCs w:val="20"/>
                  <w:lang w:eastAsia="en-AU"/>
                  <w14:ligatures w14:val="none"/>
                </w:rPr>
                <w:delText>vents</w:delText>
              </w:r>
            </w:del>
          </w:p>
        </w:tc>
        <w:tc>
          <w:tcPr>
            <w:tcW w:w="1048" w:type="dxa"/>
            <w:tcBorders>
              <w:top w:val="nil"/>
              <w:left w:val="nil"/>
              <w:bottom w:val="nil"/>
              <w:right w:val="nil"/>
            </w:tcBorders>
            <w:shd w:val="clear" w:color="auto" w:fill="auto"/>
            <w:noWrap/>
            <w:vAlign w:val="center"/>
            <w:tcPrChange w:id="741"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208091DE" w14:textId="67947E7F"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42" w:author="Simon William Mkasimongwa" w:date="2024-11-14T10:16:00Z" w16du:dateUtc="2024-11-13T23:16:00Z">
              <w:r w:rsidRPr="0071203D" w:rsidDel="00352706">
                <w:rPr>
                  <w:rFonts w:ascii="Times New Roman" w:eastAsia="Times New Roman" w:hAnsi="Times New Roman" w:cs="Times New Roman"/>
                  <w:color w:val="000000"/>
                  <w:kern w:val="0"/>
                  <w:sz w:val="20"/>
                  <w:szCs w:val="20"/>
                  <w:lang w:eastAsia="en-AU"/>
                  <w14:ligatures w14:val="none"/>
                </w:rPr>
                <w:delText>1285</w:delText>
              </w:r>
            </w:del>
          </w:p>
        </w:tc>
        <w:tc>
          <w:tcPr>
            <w:tcW w:w="1171" w:type="dxa"/>
            <w:tcBorders>
              <w:top w:val="nil"/>
              <w:left w:val="nil"/>
              <w:bottom w:val="nil"/>
              <w:right w:val="nil"/>
            </w:tcBorders>
            <w:shd w:val="clear" w:color="auto" w:fill="auto"/>
            <w:noWrap/>
            <w:vAlign w:val="center"/>
            <w:tcPrChange w:id="743"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7F68B78E"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1171" w:type="dxa"/>
            <w:tcBorders>
              <w:top w:val="nil"/>
              <w:left w:val="nil"/>
              <w:bottom w:val="nil"/>
              <w:right w:val="nil"/>
            </w:tcBorders>
            <w:shd w:val="clear" w:color="auto" w:fill="auto"/>
            <w:noWrap/>
            <w:vAlign w:val="center"/>
            <w:tcPrChange w:id="744"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6F56AE7B"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c>
          <w:tcPr>
            <w:tcW w:w="515" w:type="dxa"/>
            <w:tcBorders>
              <w:top w:val="nil"/>
              <w:left w:val="nil"/>
              <w:bottom w:val="nil"/>
              <w:right w:val="nil"/>
            </w:tcBorders>
            <w:shd w:val="clear" w:color="auto" w:fill="auto"/>
            <w:noWrap/>
            <w:vAlign w:val="center"/>
            <w:tcPrChange w:id="745"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6B70941A"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c>
          <w:tcPr>
            <w:tcW w:w="416" w:type="dxa"/>
            <w:tcBorders>
              <w:top w:val="nil"/>
              <w:left w:val="nil"/>
              <w:bottom w:val="nil"/>
              <w:right w:val="nil"/>
            </w:tcBorders>
            <w:shd w:val="clear" w:color="auto" w:fill="auto"/>
            <w:noWrap/>
            <w:vAlign w:val="center"/>
            <w:tcPrChange w:id="746"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58EE872E"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c>
          <w:tcPr>
            <w:tcW w:w="545" w:type="dxa"/>
            <w:tcBorders>
              <w:top w:val="nil"/>
              <w:left w:val="nil"/>
              <w:bottom w:val="nil"/>
              <w:right w:val="nil"/>
            </w:tcBorders>
            <w:shd w:val="clear" w:color="auto" w:fill="auto"/>
            <w:noWrap/>
            <w:vAlign w:val="center"/>
            <w:tcPrChange w:id="747"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51C4D28A"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c>
          <w:tcPr>
            <w:tcW w:w="283" w:type="dxa"/>
            <w:tcBorders>
              <w:top w:val="nil"/>
              <w:left w:val="nil"/>
              <w:bottom w:val="nil"/>
              <w:right w:val="nil"/>
            </w:tcBorders>
            <w:shd w:val="clear" w:color="auto" w:fill="auto"/>
            <w:noWrap/>
            <w:vAlign w:val="center"/>
            <w:tcPrChange w:id="748"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06CDE861"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r>
      <w:tr w:rsidR="00073B32" w:rsidRPr="001126DE" w14:paraId="3C29A5E9" w14:textId="77777777" w:rsidTr="00C121A2">
        <w:trPr>
          <w:trHeight w:val="341"/>
          <w:trPrChange w:id="749" w:author="Simon William Mkasimongwa" w:date="2024-11-14T12:59:00Z" w16du:dateUtc="2024-11-14T01:59:00Z">
            <w:trPr>
              <w:trHeight w:val="341"/>
            </w:trPr>
          </w:trPrChange>
        </w:trPr>
        <w:tc>
          <w:tcPr>
            <w:tcW w:w="1094" w:type="dxa"/>
            <w:tcBorders>
              <w:top w:val="nil"/>
              <w:left w:val="nil"/>
              <w:bottom w:val="single" w:sz="8" w:space="0" w:color="auto"/>
              <w:right w:val="nil"/>
            </w:tcBorders>
            <w:shd w:val="clear" w:color="auto" w:fill="auto"/>
            <w:noWrap/>
            <w:vAlign w:val="bottom"/>
            <w:tcPrChange w:id="750" w:author="Simon William Mkasimongwa" w:date="2024-11-14T12:59:00Z" w16du:dateUtc="2024-11-14T01:59:00Z">
              <w:tcPr>
                <w:tcW w:w="1094" w:type="dxa"/>
                <w:tcBorders>
                  <w:top w:val="nil"/>
                  <w:left w:val="nil"/>
                  <w:bottom w:val="single" w:sz="8" w:space="0" w:color="auto"/>
                  <w:right w:val="nil"/>
                </w:tcBorders>
                <w:shd w:val="clear" w:color="auto" w:fill="auto"/>
                <w:noWrap/>
                <w:vAlign w:val="bottom"/>
              </w:tcPr>
            </w:tcPrChange>
          </w:tcPr>
          <w:p w14:paraId="7377EBAF" w14:textId="6147EF52" w:rsidR="00012C0F" w:rsidRPr="0071203D" w:rsidRDefault="00012C0F">
            <w:pPr>
              <w:spacing w:after="0" w:line="240" w:lineRule="auto"/>
              <w:jc w:val="both"/>
              <w:rPr>
                <w:rFonts w:ascii="Times New Roman" w:eastAsia="Times New Roman" w:hAnsi="Times New Roman" w:cs="Times New Roman"/>
                <w:color w:val="000000"/>
                <w:kern w:val="0"/>
                <w:sz w:val="20"/>
                <w:szCs w:val="20"/>
                <w:lang w:eastAsia="en-AU"/>
                <w14:ligatures w14:val="none"/>
              </w:rPr>
              <w:pPrChange w:id="751" w:author="Simon William Mkasimongwa" w:date="2024-11-14T10:16:00Z" w16du:dateUtc="2024-11-13T23:16:00Z">
                <w:pPr>
                  <w:spacing w:after="0" w:line="240" w:lineRule="auto"/>
                </w:pPr>
              </w:pPrChange>
            </w:pPr>
            <w:del w:id="75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668" w:type="dxa"/>
            <w:tcBorders>
              <w:top w:val="nil"/>
              <w:left w:val="nil"/>
              <w:bottom w:val="single" w:sz="8" w:space="0" w:color="auto"/>
              <w:right w:val="nil"/>
            </w:tcBorders>
            <w:shd w:val="clear" w:color="auto" w:fill="auto"/>
            <w:noWrap/>
            <w:vAlign w:val="bottom"/>
            <w:tcPrChange w:id="753" w:author="Simon William Mkasimongwa" w:date="2024-11-14T12:59:00Z" w16du:dateUtc="2024-11-14T01:59:00Z">
              <w:tcPr>
                <w:tcW w:w="668" w:type="dxa"/>
                <w:tcBorders>
                  <w:top w:val="nil"/>
                  <w:left w:val="nil"/>
                  <w:bottom w:val="single" w:sz="8" w:space="0" w:color="auto"/>
                  <w:right w:val="nil"/>
                </w:tcBorders>
                <w:shd w:val="clear" w:color="auto" w:fill="auto"/>
                <w:noWrap/>
                <w:vAlign w:val="bottom"/>
              </w:tcPr>
            </w:tcPrChange>
          </w:tcPr>
          <w:p w14:paraId="5A998A17" w14:textId="4A047C30"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75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1594" w:type="dxa"/>
            <w:gridSpan w:val="2"/>
            <w:tcBorders>
              <w:top w:val="nil"/>
              <w:left w:val="nil"/>
              <w:bottom w:val="single" w:sz="8" w:space="0" w:color="auto"/>
              <w:right w:val="nil"/>
            </w:tcBorders>
            <w:shd w:val="clear" w:color="auto" w:fill="auto"/>
            <w:noWrap/>
            <w:vAlign w:val="center"/>
            <w:tcPrChange w:id="755" w:author="Simon William Mkasimongwa" w:date="2024-11-14T12:59:00Z" w16du:dateUtc="2024-11-14T01:59:00Z">
              <w:tcPr>
                <w:tcW w:w="1594" w:type="dxa"/>
                <w:gridSpan w:val="2"/>
                <w:tcBorders>
                  <w:top w:val="nil"/>
                  <w:left w:val="nil"/>
                  <w:bottom w:val="single" w:sz="8" w:space="0" w:color="auto"/>
                  <w:right w:val="nil"/>
                </w:tcBorders>
                <w:shd w:val="clear" w:color="auto" w:fill="auto"/>
                <w:noWrap/>
                <w:vAlign w:val="center"/>
              </w:tcPr>
            </w:tcPrChange>
          </w:tcPr>
          <w:p w14:paraId="4F537563" w14:textId="0EEFA78F"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756" w:author="Simon William Mkasimongwa" w:date="2024-11-14T10:15:00Z" w16du:dateUtc="2024-11-13T23:15:00Z">
              <w:r w:rsidRPr="0071203D" w:rsidDel="00352706">
                <w:rPr>
                  <w:rFonts w:ascii="Times New Roman" w:eastAsia="Times New Roman" w:hAnsi="Times New Roman" w:cs="Times New Roman"/>
                  <w:color w:val="000000"/>
                  <w:kern w:val="0"/>
                  <w:sz w:val="20"/>
                  <w:szCs w:val="20"/>
                  <w:lang w:eastAsia="en-AU"/>
                  <w14:ligatures w14:val="none"/>
                </w:rPr>
                <w:delText>Multi</w:delText>
              </w:r>
              <w:r w:rsidRPr="001126DE" w:rsidDel="00352706">
                <w:rPr>
                  <w:rFonts w:ascii="Times New Roman" w:eastAsia="Times New Roman" w:hAnsi="Times New Roman" w:cs="Times New Roman"/>
                  <w:color w:val="000000"/>
                  <w:kern w:val="0"/>
                  <w:sz w:val="20"/>
                  <w:szCs w:val="20"/>
                  <w:lang w:eastAsia="en-AU"/>
                  <w14:ligatures w14:val="none"/>
                </w:rPr>
                <w:delText xml:space="preserve"> p</w:delText>
              </w:r>
              <w:r w:rsidRPr="0071203D" w:rsidDel="00352706">
                <w:rPr>
                  <w:rFonts w:ascii="Times New Roman" w:eastAsia="Times New Roman" w:hAnsi="Times New Roman" w:cs="Times New Roman"/>
                  <w:color w:val="000000"/>
                  <w:kern w:val="0"/>
                  <w:sz w:val="20"/>
                  <w:szCs w:val="20"/>
                  <w:lang w:eastAsia="en-AU"/>
                  <w14:ligatures w14:val="none"/>
                </w:rPr>
                <w:delText xml:space="preserve">ollutant </w:delText>
              </w:r>
              <w:r w:rsidRPr="001126DE" w:rsidDel="00352706">
                <w:rPr>
                  <w:rFonts w:ascii="Times New Roman" w:eastAsia="Times New Roman" w:hAnsi="Times New Roman" w:cs="Times New Roman"/>
                  <w:color w:val="000000"/>
                  <w:kern w:val="0"/>
                  <w:sz w:val="20"/>
                  <w:szCs w:val="20"/>
                  <w:lang w:eastAsia="en-AU"/>
                  <w14:ligatures w14:val="none"/>
                </w:rPr>
                <w:delText>e</w:delText>
              </w:r>
              <w:r w:rsidRPr="0071203D" w:rsidDel="00352706">
                <w:rPr>
                  <w:rFonts w:ascii="Times New Roman" w:eastAsia="Times New Roman" w:hAnsi="Times New Roman" w:cs="Times New Roman"/>
                  <w:color w:val="000000"/>
                  <w:kern w:val="0"/>
                  <w:sz w:val="20"/>
                  <w:szCs w:val="20"/>
                  <w:lang w:eastAsia="en-AU"/>
                  <w14:ligatures w14:val="none"/>
                </w:rPr>
                <w:delText>vents</w:delText>
              </w:r>
            </w:del>
          </w:p>
        </w:tc>
        <w:tc>
          <w:tcPr>
            <w:tcW w:w="1048" w:type="dxa"/>
            <w:tcBorders>
              <w:top w:val="nil"/>
              <w:left w:val="nil"/>
              <w:bottom w:val="single" w:sz="8" w:space="0" w:color="auto"/>
              <w:right w:val="nil"/>
            </w:tcBorders>
            <w:shd w:val="clear" w:color="auto" w:fill="auto"/>
            <w:noWrap/>
            <w:vAlign w:val="center"/>
            <w:tcPrChange w:id="757" w:author="Simon William Mkasimongwa" w:date="2024-11-14T12:59:00Z" w16du:dateUtc="2024-11-14T01:59:00Z">
              <w:tcPr>
                <w:tcW w:w="1048" w:type="dxa"/>
                <w:tcBorders>
                  <w:top w:val="nil"/>
                  <w:left w:val="nil"/>
                  <w:bottom w:val="single" w:sz="8" w:space="0" w:color="auto"/>
                  <w:right w:val="nil"/>
                </w:tcBorders>
                <w:shd w:val="clear" w:color="auto" w:fill="auto"/>
                <w:noWrap/>
                <w:vAlign w:val="center"/>
              </w:tcPr>
            </w:tcPrChange>
          </w:tcPr>
          <w:p w14:paraId="4FCB396C" w14:textId="57B63C91"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58" w:author="Simon William Mkasimongwa" w:date="2024-11-14T10:16:00Z" w16du:dateUtc="2024-11-13T23:16:00Z">
              <w:r w:rsidRPr="0071203D" w:rsidDel="00352706">
                <w:rPr>
                  <w:rFonts w:ascii="Times New Roman" w:eastAsia="Times New Roman" w:hAnsi="Times New Roman" w:cs="Times New Roman"/>
                  <w:color w:val="000000"/>
                  <w:kern w:val="0"/>
                  <w:sz w:val="20"/>
                  <w:szCs w:val="20"/>
                  <w:lang w:eastAsia="en-AU"/>
                  <w14:ligatures w14:val="none"/>
                </w:rPr>
                <w:delText>7380</w:delText>
              </w:r>
            </w:del>
          </w:p>
        </w:tc>
        <w:tc>
          <w:tcPr>
            <w:tcW w:w="1171" w:type="dxa"/>
            <w:tcBorders>
              <w:top w:val="nil"/>
              <w:left w:val="nil"/>
              <w:bottom w:val="single" w:sz="8" w:space="0" w:color="auto"/>
              <w:right w:val="nil"/>
            </w:tcBorders>
            <w:shd w:val="clear" w:color="auto" w:fill="auto"/>
            <w:noWrap/>
            <w:vAlign w:val="center"/>
            <w:tcPrChange w:id="759" w:author="Simon William Mkasimongwa" w:date="2024-11-14T12:59:00Z" w16du:dateUtc="2024-11-14T01:59:00Z">
              <w:tcPr>
                <w:tcW w:w="1171" w:type="dxa"/>
                <w:tcBorders>
                  <w:top w:val="nil"/>
                  <w:left w:val="nil"/>
                  <w:bottom w:val="single" w:sz="8" w:space="0" w:color="auto"/>
                  <w:right w:val="nil"/>
                </w:tcBorders>
                <w:shd w:val="clear" w:color="auto" w:fill="auto"/>
                <w:noWrap/>
                <w:vAlign w:val="center"/>
              </w:tcPr>
            </w:tcPrChange>
          </w:tcPr>
          <w:p w14:paraId="4266B1A3" w14:textId="591DB700"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6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1171" w:type="dxa"/>
            <w:tcBorders>
              <w:top w:val="nil"/>
              <w:left w:val="nil"/>
              <w:bottom w:val="single" w:sz="8" w:space="0" w:color="auto"/>
              <w:right w:val="nil"/>
            </w:tcBorders>
            <w:shd w:val="clear" w:color="auto" w:fill="auto"/>
            <w:noWrap/>
            <w:vAlign w:val="center"/>
            <w:tcPrChange w:id="761" w:author="Simon William Mkasimongwa" w:date="2024-11-14T12:59:00Z" w16du:dateUtc="2024-11-14T01:59:00Z">
              <w:tcPr>
                <w:tcW w:w="1171" w:type="dxa"/>
                <w:tcBorders>
                  <w:top w:val="nil"/>
                  <w:left w:val="nil"/>
                  <w:bottom w:val="single" w:sz="8" w:space="0" w:color="auto"/>
                  <w:right w:val="nil"/>
                </w:tcBorders>
                <w:shd w:val="clear" w:color="auto" w:fill="auto"/>
                <w:noWrap/>
                <w:vAlign w:val="center"/>
              </w:tcPr>
            </w:tcPrChange>
          </w:tcPr>
          <w:p w14:paraId="78B9860A" w14:textId="483CA1F3"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62"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515" w:type="dxa"/>
            <w:tcBorders>
              <w:top w:val="nil"/>
              <w:left w:val="nil"/>
              <w:bottom w:val="single" w:sz="8" w:space="0" w:color="auto"/>
              <w:right w:val="nil"/>
            </w:tcBorders>
            <w:shd w:val="clear" w:color="auto" w:fill="auto"/>
            <w:noWrap/>
            <w:vAlign w:val="center"/>
            <w:tcPrChange w:id="763" w:author="Simon William Mkasimongwa" w:date="2024-11-14T12:59:00Z" w16du:dateUtc="2024-11-14T01:59:00Z">
              <w:tcPr>
                <w:tcW w:w="515" w:type="dxa"/>
                <w:tcBorders>
                  <w:top w:val="nil"/>
                  <w:left w:val="nil"/>
                  <w:bottom w:val="single" w:sz="8" w:space="0" w:color="auto"/>
                  <w:right w:val="nil"/>
                </w:tcBorders>
                <w:shd w:val="clear" w:color="auto" w:fill="auto"/>
                <w:noWrap/>
                <w:vAlign w:val="center"/>
              </w:tcPr>
            </w:tcPrChange>
          </w:tcPr>
          <w:p w14:paraId="005826F2" w14:textId="60D43686"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64"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416" w:type="dxa"/>
            <w:tcBorders>
              <w:top w:val="nil"/>
              <w:left w:val="nil"/>
              <w:bottom w:val="single" w:sz="8" w:space="0" w:color="auto"/>
              <w:right w:val="nil"/>
            </w:tcBorders>
            <w:shd w:val="clear" w:color="auto" w:fill="auto"/>
            <w:noWrap/>
            <w:vAlign w:val="center"/>
            <w:tcPrChange w:id="765" w:author="Simon William Mkasimongwa" w:date="2024-11-14T12:59:00Z" w16du:dateUtc="2024-11-14T01:59:00Z">
              <w:tcPr>
                <w:tcW w:w="416" w:type="dxa"/>
                <w:tcBorders>
                  <w:top w:val="nil"/>
                  <w:left w:val="nil"/>
                  <w:bottom w:val="single" w:sz="8" w:space="0" w:color="auto"/>
                  <w:right w:val="nil"/>
                </w:tcBorders>
                <w:shd w:val="clear" w:color="auto" w:fill="auto"/>
                <w:noWrap/>
                <w:vAlign w:val="center"/>
              </w:tcPr>
            </w:tcPrChange>
          </w:tcPr>
          <w:p w14:paraId="50DAC863" w14:textId="5754873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6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545" w:type="dxa"/>
            <w:tcBorders>
              <w:top w:val="nil"/>
              <w:left w:val="nil"/>
              <w:bottom w:val="single" w:sz="8" w:space="0" w:color="auto"/>
              <w:right w:val="nil"/>
            </w:tcBorders>
            <w:shd w:val="clear" w:color="auto" w:fill="auto"/>
            <w:noWrap/>
            <w:vAlign w:val="center"/>
            <w:tcPrChange w:id="767" w:author="Simon William Mkasimongwa" w:date="2024-11-14T12:59:00Z" w16du:dateUtc="2024-11-14T01:59:00Z">
              <w:tcPr>
                <w:tcW w:w="545" w:type="dxa"/>
                <w:tcBorders>
                  <w:top w:val="nil"/>
                  <w:left w:val="nil"/>
                  <w:bottom w:val="single" w:sz="8" w:space="0" w:color="auto"/>
                  <w:right w:val="nil"/>
                </w:tcBorders>
                <w:shd w:val="clear" w:color="auto" w:fill="auto"/>
                <w:noWrap/>
                <w:vAlign w:val="center"/>
              </w:tcPr>
            </w:tcPrChange>
          </w:tcPr>
          <w:p w14:paraId="744659D3" w14:textId="2B96E824"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6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283" w:type="dxa"/>
            <w:tcBorders>
              <w:top w:val="nil"/>
              <w:left w:val="nil"/>
              <w:bottom w:val="single" w:sz="8" w:space="0" w:color="auto"/>
              <w:right w:val="nil"/>
            </w:tcBorders>
            <w:shd w:val="clear" w:color="auto" w:fill="auto"/>
            <w:noWrap/>
            <w:vAlign w:val="center"/>
            <w:tcPrChange w:id="769" w:author="Simon William Mkasimongwa" w:date="2024-11-14T12:59:00Z" w16du:dateUtc="2024-11-14T01:59:00Z">
              <w:tcPr>
                <w:tcW w:w="283" w:type="dxa"/>
                <w:tcBorders>
                  <w:top w:val="nil"/>
                  <w:left w:val="nil"/>
                  <w:bottom w:val="single" w:sz="8" w:space="0" w:color="auto"/>
                  <w:right w:val="nil"/>
                </w:tcBorders>
                <w:shd w:val="clear" w:color="auto" w:fill="auto"/>
                <w:noWrap/>
                <w:vAlign w:val="center"/>
              </w:tcPr>
            </w:tcPrChange>
          </w:tcPr>
          <w:p w14:paraId="49F0F667" w14:textId="6D7E913E"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70"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r>
      <w:tr w:rsidR="00073B32" w:rsidRPr="001126DE" w14:paraId="37617D34" w14:textId="77777777" w:rsidTr="00C121A2">
        <w:trPr>
          <w:trHeight w:val="402"/>
          <w:trPrChange w:id="771" w:author="Simon William Mkasimongwa" w:date="2024-11-14T12:59:00Z" w16du:dateUtc="2024-11-14T01:59:00Z">
            <w:trPr>
              <w:trHeight w:val="402"/>
            </w:trPr>
          </w:trPrChange>
        </w:trPr>
        <w:tc>
          <w:tcPr>
            <w:tcW w:w="1094" w:type="dxa"/>
            <w:tcBorders>
              <w:top w:val="nil"/>
              <w:left w:val="nil"/>
              <w:bottom w:val="single" w:sz="8" w:space="0" w:color="auto"/>
              <w:right w:val="nil"/>
            </w:tcBorders>
            <w:shd w:val="clear" w:color="auto" w:fill="auto"/>
            <w:noWrap/>
            <w:vAlign w:val="center"/>
            <w:tcPrChange w:id="772" w:author="Simon William Mkasimongwa" w:date="2024-11-14T12:59:00Z" w16du:dateUtc="2024-11-14T01:59:00Z">
              <w:tcPr>
                <w:tcW w:w="1094" w:type="dxa"/>
                <w:tcBorders>
                  <w:top w:val="nil"/>
                  <w:left w:val="nil"/>
                  <w:bottom w:val="single" w:sz="8" w:space="0" w:color="auto"/>
                  <w:right w:val="nil"/>
                </w:tcBorders>
                <w:shd w:val="clear" w:color="auto" w:fill="auto"/>
                <w:noWrap/>
                <w:vAlign w:val="center"/>
              </w:tcPr>
            </w:tcPrChange>
          </w:tcPr>
          <w:p w14:paraId="24CEA2FA" w14:textId="6287FDAA"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773"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Melbourne</w:delText>
              </w:r>
            </w:del>
          </w:p>
        </w:tc>
        <w:tc>
          <w:tcPr>
            <w:tcW w:w="668" w:type="dxa"/>
            <w:tcBorders>
              <w:top w:val="nil"/>
              <w:left w:val="nil"/>
              <w:bottom w:val="single" w:sz="8" w:space="0" w:color="auto"/>
              <w:right w:val="nil"/>
            </w:tcBorders>
            <w:shd w:val="clear" w:color="auto" w:fill="auto"/>
            <w:noWrap/>
            <w:vAlign w:val="center"/>
            <w:tcPrChange w:id="774" w:author="Simon William Mkasimongwa" w:date="2024-11-14T12:59:00Z" w16du:dateUtc="2024-11-14T01:59:00Z">
              <w:tcPr>
                <w:tcW w:w="668" w:type="dxa"/>
                <w:tcBorders>
                  <w:top w:val="nil"/>
                  <w:left w:val="nil"/>
                  <w:bottom w:val="single" w:sz="8" w:space="0" w:color="auto"/>
                  <w:right w:val="nil"/>
                </w:tcBorders>
                <w:shd w:val="clear" w:color="auto" w:fill="auto"/>
                <w:noWrap/>
                <w:vAlign w:val="center"/>
              </w:tcPr>
            </w:tcPrChange>
          </w:tcPr>
          <w:p w14:paraId="264F27AA" w14:textId="599920B1"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77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NO</w:delText>
              </w:r>
              <w:r w:rsidRPr="0071203D" w:rsidDel="00C121A2">
                <w:rPr>
                  <w:rFonts w:ascii="Times New Roman" w:eastAsia="Times New Roman" w:hAnsi="Times New Roman" w:cs="Times New Roman"/>
                  <w:color w:val="000000"/>
                  <w:kern w:val="0"/>
                  <w:sz w:val="20"/>
                  <w:szCs w:val="20"/>
                  <w:vertAlign w:val="subscript"/>
                  <w:lang w:eastAsia="en-AU"/>
                  <w14:ligatures w14:val="none"/>
                </w:rPr>
                <w:delText>2</w:delText>
              </w:r>
            </w:del>
          </w:p>
        </w:tc>
        <w:tc>
          <w:tcPr>
            <w:tcW w:w="1594" w:type="dxa"/>
            <w:gridSpan w:val="2"/>
            <w:tcBorders>
              <w:top w:val="nil"/>
              <w:left w:val="nil"/>
              <w:bottom w:val="single" w:sz="8" w:space="0" w:color="auto"/>
              <w:right w:val="nil"/>
            </w:tcBorders>
            <w:shd w:val="clear" w:color="auto" w:fill="auto"/>
            <w:noWrap/>
            <w:vAlign w:val="center"/>
            <w:tcPrChange w:id="776" w:author="Simon William Mkasimongwa" w:date="2024-11-14T12:59:00Z" w16du:dateUtc="2024-11-14T01:59:00Z">
              <w:tcPr>
                <w:tcW w:w="1594" w:type="dxa"/>
                <w:gridSpan w:val="2"/>
                <w:tcBorders>
                  <w:top w:val="nil"/>
                  <w:left w:val="nil"/>
                  <w:bottom w:val="single" w:sz="8" w:space="0" w:color="auto"/>
                  <w:right w:val="nil"/>
                </w:tcBorders>
                <w:shd w:val="clear" w:color="auto" w:fill="auto"/>
                <w:noWrap/>
                <w:vAlign w:val="center"/>
              </w:tcPr>
            </w:tcPrChange>
          </w:tcPr>
          <w:p w14:paraId="45B16C3D" w14:textId="19D9F422"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7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8722</w:delText>
              </w:r>
            </w:del>
          </w:p>
        </w:tc>
        <w:tc>
          <w:tcPr>
            <w:tcW w:w="1048" w:type="dxa"/>
            <w:tcBorders>
              <w:top w:val="nil"/>
              <w:left w:val="nil"/>
              <w:bottom w:val="single" w:sz="8" w:space="0" w:color="auto"/>
              <w:right w:val="nil"/>
            </w:tcBorders>
            <w:shd w:val="clear" w:color="auto" w:fill="auto"/>
            <w:noWrap/>
            <w:vAlign w:val="center"/>
            <w:tcPrChange w:id="778" w:author="Simon William Mkasimongwa" w:date="2024-11-14T12:59:00Z" w16du:dateUtc="2024-11-14T01:59:00Z">
              <w:tcPr>
                <w:tcW w:w="1048" w:type="dxa"/>
                <w:tcBorders>
                  <w:top w:val="nil"/>
                  <w:left w:val="nil"/>
                  <w:bottom w:val="single" w:sz="8" w:space="0" w:color="auto"/>
                  <w:right w:val="nil"/>
                </w:tcBorders>
                <w:shd w:val="clear" w:color="auto" w:fill="auto"/>
                <w:noWrap/>
                <w:vAlign w:val="center"/>
              </w:tcPr>
            </w:tcPrChange>
          </w:tcPr>
          <w:p w14:paraId="429244F0" w14:textId="06D0F880"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7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4148 (47)</w:delText>
              </w:r>
            </w:del>
          </w:p>
        </w:tc>
        <w:tc>
          <w:tcPr>
            <w:tcW w:w="1171" w:type="dxa"/>
            <w:tcBorders>
              <w:top w:val="nil"/>
              <w:left w:val="nil"/>
              <w:bottom w:val="single" w:sz="8" w:space="0" w:color="auto"/>
              <w:right w:val="nil"/>
            </w:tcBorders>
            <w:shd w:val="clear" w:color="auto" w:fill="auto"/>
            <w:noWrap/>
            <w:vAlign w:val="center"/>
            <w:tcPrChange w:id="780" w:author="Simon William Mkasimongwa" w:date="2024-11-14T12:59:00Z" w16du:dateUtc="2024-11-14T01:59:00Z">
              <w:tcPr>
                <w:tcW w:w="1171" w:type="dxa"/>
                <w:tcBorders>
                  <w:top w:val="nil"/>
                  <w:left w:val="nil"/>
                  <w:bottom w:val="single" w:sz="8" w:space="0" w:color="auto"/>
                  <w:right w:val="nil"/>
                </w:tcBorders>
                <w:shd w:val="clear" w:color="auto" w:fill="auto"/>
                <w:noWrap/>
                <w:vAlign w:val="center"/>
              </w:tcPr>
            </w:tcPrChange>
          </w:tcPr>
          <w:p w14:paraId="006B90CB" w14:textId="79BA9AC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8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3</w:delText>
              </w:r>
            </w:del>
          </w:p>
        </w:tc>
        <w:tc>
          <w:tcPr>
            <w:tcW w:w="1171" w:type="dxa"/>
            <w:tcBorders>
              <w:top w:val="nil"/>
              <w:left w:val="nil"/>
              <w:bottom w:val="single" w:sz="8" w:space="0" w:color="auto"/>
              <w:right w:val="nil"/>
            </w:tcBorders>
            <w:shd w:val="clear" w:color="auto" w:fill="auto"/>
            <w:noWrap/>
            <w:vAlign w:val="center"/>
            <w:tcPrChange w:id="782" w:author="Simon William Mkasimongwa" w:date="2024-11-14T12:59:00Z" w16du:dateUtc="2024-11-14T01:59:00Z">
              <w:tcPr>
                <w:tcW w:w="1171" w:type="dxa"/>
                <w:tcBorders>
                  <w:top w:val="nil"/>
                  <w:left w:val="nil"/>
                  <w:bottom w:val="single" w:sz="8" w:space="0" w:color="auto"/>
                  <w:right w:val="nil"/>
                </w:tcBorders>
                <w:shd w:val="clear" w:color="auto" w:fill="auto"/>
                <w:noWrap/>
                <w:vAlign w:val="center"/>
              </w:tcPr>
            </w:tcPrChange>
          </w:tcPr>
          <w:p w14:paraId="399E7AE9" w14:textId="7C0F8051"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83"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14</w:delText>
              </w:r>
            </w:del>
          </w:p>
        </w:tc>
        <w:tc>
          <w:tcPr>
            <w:tcW w:w="515" w:type="dxa"/>
            <w:tcBorders>
              <w:top w:val="nil"/>
              <w:left w:val="nil"/>
              <w:bottom w:val="single" w:sz="8" w:space="0" w:color="auto"/>
              <w:right w:val="nil"/>
            </w:tcBorders>
            <w:shd w:val="clear" w:color="auto" w:fill="auto"/>
            <w:noWrap/>
            <w:vAlign w:val="center"/>
            <w:tcPrChange w:id="784" w:author="Simon William Mkasimongwa" w:date="2024-11-14T12:59:00Z" w16du:dateUtc="2024-11-14T01:59:00Z">
              <w:tcPr>
                <w:tcW w:w="515" w:type="dxa"/>
                <w:tcBorders>
                  <w:top w:val="nil"/>
                  <w:left w:val="nil"/>
                  <w:bottom w:val="single" w:sz="8" w:space="0" w:color="auto"/>
                  <w:right w:val="nil"/>
                </w:tcBorders>
                <w:shd w:val="clear" w:color="auto" w:fill="auto"/>
                <w:noWrap/>
                <w:vAlign w:val="center"/>
              </w:tcPr>
            </w:tcPrChange>
          </w:tcPr>
          <w:p w14:paraId="0FDE1B35" w14:textId="17E30A51"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8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21</w:delText>
              </w:r>
            </w:del>
          </w:p>
        </w:tc>
        <w:tc>
          <w:tcPr>
            <w:tcW w:w="416" w:type="dxa"/>
            <w:tcBorders>
              <w:top w:val="nil"/>
              <w:left w:val="nil"/>
              <w:bottom w:val="single" w:sz="8" w:space="0" w:color="auto"/>
              <w:right w:val="nil"/>
            </w:tcBorders>
            <w:shd w:val="clear" w:color="auto" w:fill="auto"/>
            <w:noWrap/>
            <w:vAlign w:val="center"/>
            <w:tcPrChange w:id="786" w:author="Simon William Mkasimongwa" w:date="2024-11-14T12:59:00Z" w16du:dateUtc="2024-11-14T01:59:00Z">
              <w:tcPr>
                <w:tcW w:w="416" w:type="dxa"/>
                <w:tcBorders>
                  <w:top w:val="nil"/>
                  <w:left w:val="nil"/>
                  <w:bottom w:val="single" w:sz="8" w:space="0" w:color="auto"/>
                  <w:right w:val="nil"/>
                </w:tcBorders>
                <w:shd w:val="clear" w:color="auto" w:fill="auto"/>
                <w:noWrap/>
                <w:vAlign w:val="center"/>
              </w:tcPr>
            </w:tcPrChange>
          </w:tcPr>
          <w:p w14:paraId="56C68809" w14:textId="44309C25"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8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52</w:delText>
              </w:r>
            </w:del>
          </w:p>
        </w:tc>
        <w:tc>
          <w:tcPr>
            <w:tcW w:w="545" w:type="dxa"/>
            <w:tcBorders>
              <w:top w:val="nil"/>
              <w:left w:val="nil"/>
              <w:bottom w:val="single" w:sz="8" w:space="0" w:color="auto"/>
              <w:right w:val="nil"/>
            </w:tcBorders>
            <w:shd w:val="clear" w:color="auto" w:fill="auto"/>
            <w:noWrap/>
            <w:vAlign w:val="center"/>
            <w:tcPrChange w:id="788" w:author="Simon William Mkasimongwa" w:date="2024-11-14T12:59:00Z" w16du:dateUtc="2024-11-14T01:59:00Z">
              <w:tcPr>
                <w:tcW w:w="545" w:type="dxa"/>
                <w:tcBorders>
                  <w:top w:val="nil"/>
                  <w:left w:val="nil"/>
                  <w:bottom w:val="single" w:sz="8" w:space="0" w:color="auto"/>
                  <w:right w:val="nil"/>
                </w:tcBorders>
                <w:shd w:val="clear" w:color="auto" w:fill="auto"/>
                <w:noWrap/>
                <w:vAlign w:val="center"/>
              </w:tcPr>
            </w:tcPrChange>
          </w:tcPr>
          <w:p w14:paraId="195D9B90" w14:textId="0123599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8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62</w:delText>
              </w:r>
            </w:del>
          </w:p>
        </w:tc>
        <w:tc>
          <w:tcPr>
            <w:tcW w:w="283" w:type="dxa"/>
            <w:tcBorders>
              <w:top w:val="nil"/>
              <w:left w:val="nil"/>
              <w:bottom w:val="single" w:sz="8" w:space="0" w:color="auto"/>
              <w:right w:val="nil"/>
            </w:tcBorders>
            <w:shd w:val="clear" w:color="auto" w:fill="auto"/>
            <w:noWrap/>
            <w:vAlign w:val="center"/>
            <w:tcPrChange w:id="790" w:author="Simon William Mkasimongwa" w:date="2024-11-14T12:59:00Z" w16du:dateUtc="2024-11-14T01:59:00Z">
              <w:tcPr>
                <w:tcW w:w="283" w:type="dxa"/>
                <w:tcBorders>
                  <w:top w:val="nil"/>
                  <w:left w:val="nil"/>
                  <w:bottom w:val="single" w:sz="8" w:space="0" w:color="auto"/>
                  <w:right w:val="nil"/>
                </w:tcBorders>
                <w:shd w:val="clear" w:color="auto" w:fill="auto"/>
                <w:noWrap/>
                <w:vAlign w:val="center"/>
              </w:tcPr>
            </w:tcPrChange>
          </w:tcPr>
          <w:p w14:paraId="37259212" w14:textId="1FB51640"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9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36</w:delText>
              </w:r>
            </w:del>
          </w:p>
        </w:tc>
      </w:tr>
      <w:tr w:rsidR="00073B32" w:rsidRPr="001126DE" w14:paraId="08C89496" w14:textId="77777777" w:rsidTr="00C121A2">
        <w:trPr>
          <w:trHeight w:val="387"/>
          <w:trPrChange w:id="792" w:author="Simon William Mkasimongwa" w:date="2024-11-14T12:59:00Z" w16du:dateUtc="2024-11-14T01:59:00Z">
            <w:trPr>
              <w:trHeight w:val="387"/>
            </w:trPr>
          </w:trPrChange>
        </w:trPr>
        <w:tc>
          <w:tcPr>
            <w:tcW w:w="1094" w:type="dxa"/>
            <w:tcBorders>
              <w:top w:val="nil"/>
              <w:left w:val="nil"/>
              <w:bottom w:val="nil"/>
              <w:right w:val="nil"/>
            </w:tcBorders>
            <w:shd w:val="clear" w:color="auto" w:fill="auto"/>
            <w:noWrap/>
            <w:vAlign w:val="bottom"/>
            <w:tcPrChange w:id="793" w:author="Simon William Mkasimongwa" w:date="2024-11-14T12:59:00Z" w16du:dateUtc="2024-11-14T01:59:00Z">
              <w:tcPr>
                <w:tcW w:w="1094" w:type="dxa"/>
                <w:tcBorders>
                  <w:top w:val="nil"/>
                  <w:left w:val="nil"/>
                  <w:bottom w:val="nil"/>
                  <w:right w:val="nil"/>
                </w:tcBorders>
                <w:shd w:val="clear" w:color="auto" w:fill="auto"/>
                <w:noWrap/>
                <w:vAlign w:val="bottom"/>
              </w:tcPr>
            </w:tcPrChange>
          </w:tcPr>
          <w:p w14:paraId="320D045D"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668" w:type="dxa"/>
            <w:tcBorders>
              <w:top w:val="nil"/>
              <w:left w:val="nil"/>
              <w:bottom w:val="nil"/>
              <w:right w:val="nil"/>
            </w:tcBorders>
            <w:shd w:val="clear" w:color="auto" w:fill="auto"/>
            <w:noWrap/>
            <w:vAlign w:val="center"/>
            <w:tcPrChange w:id="794" w:author="Simon William Mkasimongwa" w:date="2024-11-14T12:59:00Z" w16du:dateUtc="2024-11-14T01:59:00Z">
              <w:tcPr>
                <w:tcW w:w="668" w:type="dxa"/>
                <w:tcBorders>
                  <w:top w:val="nil"/>
                  <w:left w:val="nil"/>
                  <w:bottom w:val="nil"/>
                  <w:right w:val="nil"/>
                </w:tcBorders>
                <w:shd w:val="clear" w:color="auto" w:fill="auto"/>
                <w:noWrap/>
                <w:vAlign w:val="center"/>
              </w:tcPr>
            </w:tcPrChange>
          </w:tcPr>
          <w:p w14:paraId="386D40C6" w14:textId="224F0C67"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79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PM</w:delText>
              </w:r>
              <w:r w:rsidRPr="0071203D" w:rsidDel="00C121A2">
                <w:rPr>
                  <w:rFonts w:ascii="Times New Roman" w:eastAsia="Times New Roman" w:hAnsi="Times New Roman" w:cs="Times New Roman"/>
                  <w:color w:val="000000"/>
                  <w:kern w:val="0"/>
                  <w:sz w:val="20"/>
                  <w:szCs w:val="20"/>
                  <w:vertAlign w:val="subscript"/>
                  <w:lang w:eastAsia="en-AU"/>
                  <w14:ligatures w14:val="none"/>
                </w:rPr>
                <w:delText>2.5</w:delText>
              </w:r>
            </w:del>
          </w:p>
        </w:tc>
        <w:tc>
          <w:tcPr>
            <w:tcW w:w="1594" w:type="dxa"/>
            <w:gridSpan w:val="2"/>
            <w:tcBorders>
              <w:top w:val="nil"/>
              <w:left w:val="nil"/>
              <w:bottom w:val="nil"/>
              <w:right w:val="nil"/>
            </w:tcBorders>
            <w:shd w:val="clear" w:color="auto" w:fill="auto"/>
            <w:noWrap/>
            <w:vAlign w:val="center"/>
            <w:tcPrChange w:id="796"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525AAF5D" w14:textId="6A3B9BBC"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9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4951</w:delText>
              </w:r>
            </w:del>
          </w:p>
        </w:tc>
        <w:tc>
          <w:tcPr>
            <w:tcW w:w="1048" w:type="dxa"/>
            <w:tcBorders>
              <w:top w:val="nil"/>
              <w:left w:val="nil"/>
              <w:bottom w:val="nil"/>
              <w:right w:val="nil"/>
            </w:tcBorders>
            <w:shd w:val="clear" w:color="auto" w:fill="auto"/>
            <w:noWrap/>
            <w:vAlign w:val="center"/>
            <w:tcPrChange w:id="798"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7C066EE7" w14:textId="101E01E6"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79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380 (4)</w:delText>
              </w:r>
            </w:del>
          </w:p>
        </w:tc>
        <w:tc>
          <w:tcPr>
            <w:tcW w:w="1171" w:type="dxa"/>
            <w:tcBorders>
              <w:top w:val="nil"/>
              <w:left w:val="nil"/>
              <w:bottom w:val="nil"/>
              <w:right w:val="nil"/>
            </w:tcBorders>
            <w:shd w:val="clear" w:color="auto" w:fill="auto"/>
            <w:noWrap/>
            <w:vAlign w:val="center"/>
            <w:tcPrChange w:id="800"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1DD9983E" w14:textId="303F86AA"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0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0</w:delText>
              </w:r>
            </w:del>
          </w:p>
        </w:tc>
        <w:tc>
          <w:tcPr>
            <w:tcW w:w="1171" w:type="dxa"/>
            <w:tcBorders>
              <w:top w:val="nil"/>
              <w:left w:val="nil"/>
              <w:bottom w:val="nil"/>
              <w:right w:val="nil"/>
            </w:tcBorders>
            <w:shd w:val="clear" w:color="auto" w:fill="auto"/>
            <w:noWrap/>
            <w:vAlign w:val="center"/>
            <w:tcPrChange w:id="802"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3FB253F9" w14:textId="5CA7E66B"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03"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w:delText>
              </w:r>
            </w:del>
          </w:p>
        </w:tc>
        <w:tc>
          <w:tcPr>
            <w:tcW w:w="515" w:type="dxa"/>
            <w:tcBorders>
              <w:top w:val="nil"/>
              <w:left w:val="nil"/>
              <w:bottom w:val="nil"/>
              <w:right w:val="nil"/>
            </w:tcBorders>
            <w:shd w:val="clear" w:color="auto" w:fill="auto"/>
            <w:noWrap/>
            <w:vAlign w:val="center"/>
            <w:tcPrChange w:id="804"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374C3BF1" w14:textId="652F24E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0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2</w:delText>
              </w:r>
            </w:del>
          </w:p>
        </w:tc>
        <w:tc>
          <w:tcPr>
            <w:tcW w:w="416" w:type="dxa"/>
            <w:tcBorders>
              <w:top w:val="nil"/>
              <w:left w:val="nil"/>
              <w:bottom w:val="nil"/>
              <w:right w:val="nil"/>
            </w:tcBorders>
            <w:shd w:val="clear" w:color="auto" w:fill="auto"/>
            <w:noWrap/>
            <w:vAlign w:val="center"/>
            <w:tcPrChange w:id="806"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02A46725" w14:textId="63C7059C"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0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6</w:delText>
              </w:r>
            </w:del>
          </w:p>
        </w:tc>
        <w:tc>
          <w:tcPr>
            <w:tcW w:w="545" w:type="dxa"/>
            <w:tcBorders>
              <w:top w:val="nil"/>
              <w:left w:val="nil"/>
              <w:bottom w:val="nil"/>
              <w:right w:val="nil"/>
            </w:tcBorders>
            <w:shd w:val="clear" w:color="auto" w:fill="auto"/>
            <w:noWrap/>
            <w:vAlign w:val="center"/>
            <w:tcPrChange w:id="808"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78159AB4" w14:textId="327F96C0"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0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7</w:delText>
              </w:r>
            </w:del>
          </w:p>
        </w:tc>
        <w:tc>
          <w:tcPr>
            <w:tcW w:w="283" w:type="dxa"/>
            <w:tcBorders>
              <w:top w:val="nil"/>
              <w:left w:val="nil"/>
              <w:bottom w:val="nil"/>
              <w:right w:val="nil"/>
            </w:tcBorders>
            <w:shd w:val="clear" w:color="auto" w:fill="auto"/>
            <w:noWrap/>
            <w:vAlign w:val="center"/>
            <w:tcPrChange w:id="810"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6FDCE84C" w14:textId="161B5B05"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1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w:delText>
              </w:r>
            </w:del>
          </w:p>
        </w:tc>
      </w:tr>
      <w:tr w:rsidR="00073B32" w:rsidRPr="001126DE" w14:paraId="280758F0" w14:textId="77777777" w:rsidTr="00C121A2">
        <w:trPr>
          <w:trHeight w:val="387"/>
          <w:trPrChange w:id="812" w:author="Simon William Mkasimongwa" w:date="2024-11-14T12:59:00Z" w16du:dateUtc="2024-11-14T01:59:00Z">
            <w:trPr>
              <w:trHeight w:val="387"/>
            </w:trPr>
          </w:trPrChange>
        </w:trPr>
        <w:tc>
          <w:tcPr>
            <w:tcW w:w="1094" w:type="dxa"/>
            <w:tcBorders>
              <w:top w:val="nil"/>
              <w:left w:val="nil"/>
              <w:bottom w:val="nil"/>
              <w:right w:val="nil"/>
            </w:tcBorders>
            <w:shd w:val="clear" w:color="auto" w:fill="auto"/>
            <w:noWrap/>
            <w:vAlign w:val="bottom"/>
            <w:tcPrChange w:id="813" w:author="Simon William Mkasimongwa" w:date="2024-11-14T12:59:00Z" w16du:dateUtc="2024-11-14T01:59:00Z">
              <w:tcPr>
                <w:tcW w:w="1094" w:type="dxa"/>
                <w:tcBorders>
                  <w:top w:val="nil"/>
                  <w:left w:val="nil"/>
                  <w:bottom w:val="nil"/>
                  <w:right w:val="nil"/>
                </w:tcBorders>
                <w:shd w:val="clear" w:color="auto" w:fill="auto"/>
                <w:noWrap/>
                <w:vAlign w:val="bottom"/>
              </w:tcPr>
            </w:tcPrChange>
          </w:tcPr>
          <w:p w14:paraId="11F90467"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668" w:type="dxa"/>
            <w:tcBorders>
              <w:top w:val="nil"/>
              <w:left w:val="nil"/>
              <w:bottom w:val="nil"/>
              <w:right w:val="nil"/>
            </w:tcBorders>
            <w:shd w:val="clear" w:color="auto" w:fill="auto"/>
            <w:noWrap/>
            <w:vAlign w:val="center"/>
            <w:tcPrChange w:id="814" w:author="Simon William Mkasimongwa" w:date="2024-11-14T12:59:00Z" w16du:dateUtc="2024-11-14T01:59:00Z">
              <w:tcPr>
                <w:tcW w:w="668" w:type="dxa"/>
                <w:tcBorders>
                  <w:top w:val="nil"/>
                  <w:left w:val="nil"/>
                  <w:bottom w:val="nil"/>
                  <w:right w:val="nil"/>
                </w:tcBorders>
                <w:shd w:val="clear" w:color="auto" w:fill="auto"/>
                <w:noWrap/>
                <w:vAlign w:val="center"/>
              </w:tcPr>
            </w:tcPrChange>
          </w:tcPr>
          <w:p w14:paraId="192AA8F4" w14:textId="0FBEE327"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81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PM</w:delText>
              </w:r>
              <w:r w:rsidRPr="0071203D" w:rsidDel="00C121A2">
                <w:rPr>
                  <w:rFonts w:ascii="Times New Roman" w:eastAsia="Times New Roman" w:hAnsi="Times New Roman" w:cs="Times New Roman"/>
                  <w:color w:val="000000"/>
                  <w:kern w:val="0"/>
                  <w:sz w:val="20"/>
                  <w:szCs w:val="20"/>
                  <w:vertAlign w:val="subscript"/>
                  <w:lang w:eastAsia="en-AU"/>
                  <w14:ligatures w14:val="none"/>
                </w:rPr>
                <w:delText>10</w:delText>
              </w:r>
            </w:del>
          </w:p>
        </w:tc>
        <w:tc>
          <w:tcPr>
            <w:tcW w:w="1594" w:type="dxa"/>
            <w:gridSpan w:val="2"/>
            <w:tcBorders>
              <w:top w:val="nil"/>
              <w:left w:val="nil"/>
              <w:bottom w:val="nil"/>
              <w:right w:val="nil"/>
            </w:tcBorders>
            <w:shd w:val="clear" w:color="auto" w:fill="auto"/>
            <w:noWrap/>
            <w:vAlign w:val="center"/>
            <w:tcPrChange w:id="816"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14A061B3" w14:textId="33AE1EBC"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1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8739</w:delText>
              </w:r>
            </w:del>
          </w:p>
        </w:tc>
        <w:tc>
          <w:tcPr>
            <w:tcW w:w="1048" w:type="dxa"/>
            <w:tcBorders>
              <w:top w:val="nil"/>
              <w:left w:val="nil"/>
              <w:bottom w:val="nil"/>
              <w:right w:val="nil"/>
            </w:tcBorders>
            <w:shd w:val="clear" w:color="auto" w:fill="auto"/>
            <w:noWrap/>
            <w:vAlign w:val="center"/>
            <w:tcPrChange w:id="818"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67D0C753" w14:textId="631B919D"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1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569 (6)</w:delText>
              </w:r>
            </w:del>
          </w:p>
        </w:tc>
        <w:tc>
          <w:tcPr>
            <w:tcW w:w="1171" w:type="dxa"/>
            <w:tcBorders>
              <w:top w:val="nil"/>
              <w:left w:val="nil"/>
              <w:bottom w:val="nil"/>
              <w:right w:val="nil"/>
            </w:tcBorders>
            <w:shd w:val="clear" w:color="auto" w:fill="auto"/>
            <w:noWrap/>
            <w:vAlign w:val="center"/>
            <w:tcPrChange w:id="820"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4F7B96F0" w14:textId="427A264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2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0</w:delText>
              </w:r>
            </w:del>
          </w:p>
        </w:tc>
        <w:tc>
          <w:tcPr>
            <w:tcW w:w="1171" w:type="dxa"/>
            <w:tcBorders>
              <w:top w:val="nil"/>
              <w:left w:val="nil"/>
              <w:bottom w:val="nil"/>
              <w:right w:val="nil"/>
            </w:tcBorders>
            <w:shd w:val="clear" w:color="auto" w:fill="auto"/>
            <w:noWrap/>
            <w:vAlign w:val="center"/>
            <w:tcPrChange w:id="822"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535A6295" w14:textId="58E774D6"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23"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2</w:delText>
              </w:r>
            </w:del>
          </w:p>
        </w:tc>
        <w:tc>
          <w:tcPr>
            <w:tcW w:w="515" w:type="dxa"/>
            <w:tcBorders>
              <w:top w:val="nil"/>
              <w:left w:val="nil"/>
              <w:bottom w:val="nil"/>
              <w:right w:val="nil"/>
            </w:tcBorders>
            <w:shd w:val="clear" w:color="auto" w:fill="auto"/>
            <w:noWrap/>
            <w:vAlign w:val="center"/>
            <w:tcPrChange w:id="824"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4D84CF76" w14:textId="68A339A6"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2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w:delText>
              </w:r>
            </w:del>
          </w:p>
        </w:tc>
        <w:tc>
          <w:tcPr>
            <w:tcW w:w="416" w:type="dxa"/>
            <w:tcBorders>
              <w:top w:val="nil"/>
              <w:left w:val="nil"/>
              <w:bottom w:val="nil"/>
              <w:right w:val="nil"/>
            </w:tcBorders>
            <w:shd w:val="clear" w:color="auto" w:fill="auto"/>
            <w:noWrap/>
            <w:vAlign w:val="center"/>
            <w:tcPrChange w:id="826"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7B17B9D4" w14:textId="4CDD80CE"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2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w:delText>
              </w:r>
            </w:del>
          </w:p>
        </w:tc>
        <w:tc>
          <w:tcPr>
            <w:tcW w:w="545" w:type="dxa"/>
            <w:tcBorders>
              <w:top w:val="nil"/>
              <w:left w:val="nil"/>
              <w:bottom w:val="nil"/>
              <w:right w:val="nil"/>
            </w:tcBorders>
            <w:shd w:val="clear" w:color="auto" w:fill="auto"/>
            <w:noWrap/>
            <w:vAlign w:val="center"/>
            <w:tcPrChange w:id="828"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584103A8" w14:textId="62E6D746"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2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2</w:delText>
              </w:r>
            </w:del>
          </w:p>
        </w:tc>
        <w:tc>
          <w:tcPr>
            <w:tcW w:w="283" w:type="dxa"/>
            <w:tcBorders>
              <w:top w:val="nil"/>
              <w:left w:val="nil"/>
              <w:bottom w:val="nil"/>
              <w:right w:val="nil"/>
            </w:tcBorders>
            <w:shd w:val="clear" w:color="auto" w:fill="auto"/>
            <w:noWrap/>
            <w:vAlign w:val="center"/>
            <w:tcPrChange w:id="830"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513637CB" w14:textId="4D9B8915"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3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w:delText>
              </w:r>
            </w:del>
          </w:p>
        </w:tc>
      </w:tr>
      <w:tr w:rsidR="00073B32" w:rsidRPr="001126DE" w14:paraId="6FDE6724" w14:textId="77777777" w:rsidTr="00C121A2">
        <w:trPr>
          <w:trHeight w:val="387"/>
          <w:trPrChange w:id="832" w:author="Simon William Mkasimongwa" w:date="2024-11-14T12:59:00Z" w16du:dateUtc="2024-11-14T01:59:00Z">
            <w:trPr>
              <w:trHeight w:val="387"/>
            </w:trPr>
          </w:trPrChange>
        </w:trPr>
        <w:tc>
          <w:tcPr>
            <w:tcW w:w="1094" w:type="dxa"/>
            <w:tcBorders>
              <w:top w:val="nil"/>
              <w:left w:val="nil"/>
              <w:bottom w:val="nil"/>
              <w:right w:val="nil"/>
            </w:tcBorders>
            <w:shd w:val="clear" w:color="auto" w:fill="auto"/>
            <w:noWrap/>
            <w:vAlign w:val="center"/>
            <w:tcPrChange w:id="833" w:author="Simon William Mkasimongwa" w:date="2024-11-14T12:59:00Z" w16du:dateUtc="2024-11-14T01:59:00Z">
              <w:tcPr>
                <w:tcW w:w="1094" w:type="dxa"/>
                <w:tcBorders>
                  <w:top w:val="nil"/>
                  <w:left w:val="nil"/>
                  <w:bottom w:val="nil"/>
                  <w:right w:val="nil"/>
                </w:tcBorders>
                <w:shd w:val="clear" w:color="auto" w:fill="auto"/>
                <w:noWrap/>
                <w:vAlign w:val="center"/>
              </w:tcPr>
            </w:tcPrChange>
          </w:tcPr>
          <w:p w14:paraId="3CEBC222"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668" w:type="dxa"/>
            <w:tcBorders>
              <w:top w:val="nil"/>
              <w:left w:val="nil"/>
              <w:bottom w:val="nil"/>
              <w:right w:val="nil"/>
            </w:tcBorders>
            <w:shd w:val="clear" w:color="auto" w:fill="auto"/>
            <w:noWrap/>
            <w:vAlign w:val="center"/>
            <w:tcPrChange w:id="834" w:author="Simon William Mkasimongwa" w:date="2024-11-14T12:59:00Z" w16du:dateUtc="2024-11-14T01:59:00Z">
              <w:tcPr>
                <w:tcW w:w="668" w:type="dxa"/>
                <w:tcBorders>
                  <w:top w:val="nil"/>
                  <w:left w:val="nil"/>
                  <w:bottom w:val="nil"/>
                  <w:right w:val="nil"/>
                </w:tcBorders>
                <w:shd w:val="clear" w:color="auto" w:fill="auto"/>
                <w:noWrap/>
                <w:vAlign w:val="center"/>
              </w:tcPr>
            </w:tcPrChange>
          </w:tcPr>
          <w:p w14:paraId="3B836F1D" w14:textId="5120FB62"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83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O</w:delText>
              </w:r>
              <w:r w:rsidRPr="0071203D" w:rsidDel="00C121A2">
                <w:rPr>
                  <w:rFonts w:ascii="Times New Roman" w:eastAsia="Times New Roman" w:hAnsi="Times New Roman" w:cs="Times New Roman"/>
                  <w:color w:val="000000"/>
                  <w:kern w:val="0"/>
                  <w:sz w:val="20"/>
                  <w:szCs w:val="20"/>
                  <w:vertAlign w:val="subscript"/>
                  <w:lang w:eastAsia="en-AU"/>
                  <w14:ligatures w14:val="none"/>
                </w:rPr>
                <w:delText>3</w:delText>
              </w:r>
            </w:del>
          </w:p>
        </w:tc>
        <w:tc>
          <w:tcPr>
            <w:tcW w:w="1594" w:type="dxa"/>
            <w:gridSpan w:val="2"/>
            <w:tcBorders>
              <w:top w:val="nil"/>
              <w:left w:val="nil"/>
              <w:bottom w:val="nil"/>
              <w:right w:val="nil"/>
            </w:tcBorders>
            <w:shd w:val="clear" w:color="auto" w:fill="auto"/>
            <w:noWrap/>
            <w:vAlign w:val="center"/>
            <w:tcPrChange w:id="836"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3C4A806E" w14:textId="1DEC7680"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3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26157</w:delText>
              </w:r>
            </w:del>
          </w:p>
        </w:tc>
        <w:tc>
          <w:tcPr>
            <w:tcW w:w="1048" w:type="dxa"/>
            <w:tcBorders>
              <w:top w:val="nil"/>
              <w:left w:val="nil"/>
              <w:bottom w:val="nil"/>
              <w:right w:val="nil"/>
            </w:tcBorders>
            <w:shd w:val="clear" w:color="auto" w:fill="auto"/>
            <w:noWrap/>
            <w:vAlign w:val="center"/>
            <w:tcPrChange w:id="838"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112DCE16" w14:textId="03B3A5CE"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3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80 (1)</w:delText>
              </w:r>
            </w:del>
          </w:p>
        </w:tc>
        <w:tc>
          <w:tcPr>
            <w:tcW w:w="1171" w:type="dxa"/>
            <w:tcBorders>
              <w:top w:val="nil"/>
              <w:left w:val="nil"/>
              <w:bottom w:val="nil"/>
              <w:right w:val="nil"/>
            </w:tcBorders>
            <w:shd w:val="clear" w:color="auto" w:fill="auto"/>
            <w:noWrap/>
            <w:vAlign w:val="center"/>
            <w:tcPrChange w:id="840"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2547D878" w14:textId="26C2368E"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4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0</w:delText>
              </w:r>
            </w:del>
          </w:p>
        </w:tc>
        <w:tc>
          <w:tcPr>
            <w:tcW w:w="1171" w:type="dxa"/>
            <w:tcBorders>
              <w:top w:val="nil"/>
              <w:left w:val="nil"/>
              <w:bottom w:val="nil"/>
              <w:right w:val="nil"/>
            </w:tcBorders>
            <w:shd w:val="clear" w:color="auto" w:fill="auto"/>
            <w:noWrap/>
            <w:vAlign w:val="center"/>
            <w:tcPrChange w:id="842"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50482918" w14:textId="16466CA2"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43"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0</w:delText>
              </w:r>
            </w:del>
          </w:p>
        </w:tc>
        <w:tc>
          <w:tcPr>
            <w:tcW w:w="515" w:type="dxa"/>
            <w:tcBorders>
              <w:top w:val="nil"/>
              <w:left w:val="nil"/>
              <w:bottom w:val="nil"/>
              <w:right w:val="nil"/>
            </w:tcBorders>
            <w:shd w:val="clear" w:color="auto" w:fill="auto"/>
            <w:noWrap/>
            <w:vAlign w:val="center"/>
            <w:tcPrChange w:id="844"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7B5D4BB7" w14:textId="05B545E1"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4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7</w:delText>
              </w:r>
            </w:del>
          </w:p>
        </w:tc>
        <w:tc>
          <w:tcPr>
            <w:tcW w:w="416" w:type="dxa"/>
            <w:tcBorders>
              <w:top w:val="nil"/>
              <w:left w:val="nil"/>
              <w:bottom w:val="nil"/>
              <w:right w:val="nil"/>
            </w:tcBorders>
            <w:shd w:val="clear" w:color="auto" w:fill="auto"/>
            <w:noWrap/>
            <w:vAlign w:val="center"/>
            <w:tcPrChange w:id="846"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452EAF0E" w14:textId="77D01B53"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4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w:delText>
              </w:r>
            </w:del>
          </w:p>
        </w:tc>
        <w:tc>
          <w:tcPr>
            <w:tcW w:w="545" w:type="dxa"/>
            <w:tcBorders>
              <w:top w:val="nil"/>
              <w:left w:val="nil"/>
              <w:bottom w:val="nil"/>
              <w:right w:val="nil"/>
            </w:tcBorders>
            <w:shd w:val="clear" w:color="auto" w:fill="auto"/>
            <w:noWrap/>
            <w:vAlign w:val="center"/>
            <w:tcPrChange w:id="848"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2AFE846E" w14:textId="58600C98"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4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0</w:delText>
              </w:r>
            </w:del>
          </w:p>
        </w:tc>
        <w:tc>
          <w:tcPr>
            <w:tcW w:w="283" w:type="dxa"/>
            <w:tcBorders>
              <w:top w:val="nil"/>
              <w:left w:val="nil"/>
              <w:bottom w:val="nil"/>
              <w:right w:val="nil"/>
            </w:tcBorders>
            <w:shd w:val="clear" w:color="auto" w:fill="auto"/>
            <w:noWrap/>
            <w:vAlign w:val="center"/>
            <w:tcPrChange w:id="850"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012B295C" w14:textId="291CFE99"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5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1</w:delText>
              </w:r>
            </w:del>
          </w:p>
        </w:tc>
      </w:tr>
      <w:tr w:rsidR="00073B32" w:rsidRPr="001126DE" w14:paraId="79205762" w14:textId="77777777" w:rsidTr="00C121A2">
        <w:trPr>
          <w:trHeight w:val="325"/>
          <w:trPrChange w:id="852" w:author="Simon William Mkasimongwa" w:date="2024-11-14T12:59:00Z" w16du:dateUtc="2024-11-14T01:59:00Z">
            <w:trPr>
              <w:trHeight w:val="325"/>
            </w:trPr>
          </w:trPrChange>
        </w:trPr>
        <w:tc>
          <w:tcPr>
            <w:tcW w:w="1094" w:type="dxa"/>
            <w:tcBorders>
              <w:top w:val="nil"/>
              <w:left w:val="nil"/>
              <w:bottom w:val="nil"/>
              <w:right w:val="nil"/>
            </w:tcBorders>
            <w:shd w:val="clear" w:color="auto" w:fill="auto"/>
            <w:noWrap/>
            <w:vAlign w:val="center"/>
            <w:tcPrChange w:id="853" w:author="Simon William Mkasimongwa" w:date="2024-11-14T12:59:00Z" w16du:dateUtc="2024-11-14T01:59:00Z">
              <w:tcPr>
                <w:tcW w:w="1094" w:type="dxa"/>
                <w:tcBorders>
                  <w:top w:val="nil"/>
                  <w:left w:val="nil"/>
                  <w:bottom w:val="nil"/>
                  <w:right w:val="nil"/>
                </w:tcBorders>
                <w:shd w:val="clear" w:color="auto" w:fill="auto"/>
                <w:noWrap/>
                <w:vAlign w:val="center"/>
              </w:tcPr>
            </w:tcPrChange>
          </w:tcPr>
          <w:p w14:paraId="4227BD2D"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668" w:type="dxa"/>
            <w:tcBorders>
              <w:top w:val="nil"/>
              <w:left w:val="nil"/>
              <w:bottom w:val="nil"/>
              <w:right w:val="nil"/>
            </w:tcBorders>
            <w:shd w:val="clear" w:color="auto" w:fill="auto"/>
            <w:noWrap/>
            <w:vAlign w:val="center"/>
            <w:tcPrChange w:id="854" w:author="Simon William Mkasimongwa" w:date="2024-11-14T12:59:00Z" w16du:dateUtc="2024-11-14T01:59:00Z">
              <w:tcPr>
                <w:tcW w:w="668" w:type="dxa"/>
                <w:tcBorders>
                  <w:top w:val="nil"/>
                  <w:left w:val="nil"/>
                  <w:bottom w:val="nil"/>
                  <w:right w:val="nil"/>
                </w:tcBorders>
                <w:shd w:val="clear" w:color="auto" w:fill="auto"/>
                <w:noWrap/>
                <w:vAlign w:val="center"/>
              </w:tcPr>
            </w:tcPrChange>
          </w:tcPr>
          <w:p w14:paraId="09913859" w14:textId="77777777" w:rsidR="00012C0F" w:rsidRPr="0071203D" w:rsidRDefault="00012C0F" w:rsidP="00344DE8">
            <w:pPr>
              <w:spacing w:after="0" w:line="240" w:lineRule="auto"/>
              <w:rPr>
                <w:rFonts w:ascii="Times New Roman" w:eastAsia="Times New Roman" w:hAnsi="Times New Roman" w:cs="Times New Roman"/>
                <w:kern w:val="0"/>
                <w:sz w:val="20"/>
                <w:szCs w:val="20"/>
                <w:lang w:eastAsia="en-AU"/>
                <w14:ligatures w14:val="none"/>
              </w:rPr>
            </w:pPr>
          </w:p>
        </w:tc>
        <w:tc>
          <w:tcPr>
            <w:tcW w:w="1594" w:type="dxa"/>
            <w:gridSpan w:val="2"/>
            <w:tcBorders>
              <w:top w:val="nil"/>
              <w:left w:val="nil"/>
              <w:bottom w:val="nil"/>
              <w:right w:val="nil"/>
            </w:tcBorders>
            <w:shd w:val="clear" w:color="auto" w:fill="auto"/>
            <w:noWrap/>
            <w:vAlign w:val="center"/>
            <w:tcPrChange w:id="855" w:author="Simon William Mkasimongwa" w:date="2024-11-14T12:59:00Z" w16du:dateUtc="2024-11-14T01:59:00Z">
              <w:tcPr>
                <w:tcW w:w="1594" w:type="dxa"/>
                <w:gridSpan w:val="2"/>
                <w:tcBorders>
                  <w:top w:val="nil"/>
                  <w:left w:val="nil"/>
                  <w:bottom w:val="nil"/>
                  <w:right w:val="nil"/>
                </w:tcBorders>
                <w:shd w:val="clear" w:color="auto" w:fill="auto"/>
                <w:noWrap/>
                <w:vAlign w:val="center"/>
              </w:tcPr>
            </w:tcPrChange>
          </w:tcPr>
          <w:p w14:paraId="232B6F5F" w14:textId="045080A6"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856"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xml:space="preserve">Single </w:delText>
              </w:r>
              <w:r w:rsidRPr="001126DE" w:rsidDel="00C121A2">
                <w:rPr>
                  <w:rFonts w:ascii="Times New Roman" w:eastAsia="Times New Roman" w:hAnsi="Times New Roman" w:cs="Times New Roman"/>
                  <w:color w:val="000000"/>
                  <w:kern w:val="0"/>
                  <w:sz w:val="20"/>
                  <w:szCs w:val="20"/>
                  <w:lang w:eastAsia="en-AU"/>
                  <w14:ligatures w14:val="none"/>
                </w:rPr>
                <w:delText>e</w:delText>
              </w:r>
              <w:r w:rsidRPr="0071203D" w:rsidDel="00C121A2">
                <w:rPr>
                  <w:rFonts w:ascii="Times New Roman" w:eastAsia="Times New Roman" w:hAnsi="Times New Roman" w:cs="Times New Roman"/>
                  <w:color w:val="000000"/>
                  <w:kern w:val="0"/>
                  <w:sz w:val="20"/>
                  <w:szCs w:val="20"/>
                  <w:lang w:eastAsia="en-AU"/>
                  <w14:ligatures w14:val="none"/>
                </w:rPr>
                <w:delText>vents</w:delText>
              </w:r>
            </w:del>
          </w:p>
        </w:tc>
        <w:tc>
          <w:tcPr>
            <w:tcW w:w="1048" w:type="dxa"/>
            <w:tcBorders>
              <w:top w:val="nil"/>
              <w:left w:val="nil"/>
              <w:bottom w:val="nil"/>
              <w:right w:val="nil"/>
            </w:tcBorders>
            <w:shd w:val="clear" w:color="auto" w:fill="auto"/>
            <w:noWrap/>
            <w:vAlign w:val="center"/>
            <w:tcPrChange w:id="857" w:author="Simon William Mkasimongwa" w:date="2024-11-14T12:59:00Z" w16du:dateUtc="2024-11-14T01:59:00Z">
              <w:tcPr>
                <w:tcW w:w="1048" w:type="dxa"/>
                <w:tcBorders>
                  <w:top w:val="nil"/>
                  <w:left w:val="nil"/>
                  <w:bottom w:val="nil"/>
                  <w:right w:val="nil"/>
                </w:tcBorders>
                <w:shd w:val="clear" w:color="auto" w:fill="auto"/>
                <w:noWrap/>
                <w:vAlign w:val="center"/>
              </w:tcPr>
            </w:tcPrChange>
          </w:tcPr>
          <w:p w14:paraId="545C5C76" w14:textId="7958B97D"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58"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3100</w:delText>
              </w:r>
            </w:del>
          </w:p>
        </w:tc>
        <w:tc>
          <w:tcPr>
            <w:tcW w:w="1171" w:type="dxa"/>
            <w:tcBorders>
              <w:top w:val="nil"/>
              <w:left w:val="nil"/>
              <w:bottom w:val="nil"/>
              <w:right w:val="nil"/>
            </w:tcBorders>
            <w:shd w:val="clear" w:color="auto" w:fill="auto"/>
            <w:noWrap/>
            <w:vAlign w:val="center"/>
            <w:tcPrChange w:id="859"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7654099C" w14:textId="77777777"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p>
        </w:tc>
        <w:tc>
          <w:tcPr>
            <w:tcW w:w="1171" w:type="dxa"/>
            <w:tcBorders>
              <w:top w:val="nil"/>
              <w:left w:val="nil"/>
              <w:bottom w:val="nil"/>
              <w:right w:val="nil"/>
            </w:tcBorders>
            <w:shd w:val="clear" w:color="auto" w:fill="auto"/>
            <w:noWrap/>
            <w:vAlign w:val="center"/>
            <w:tcPrChange w:id="860" w:author="Simon William Mkasimongwa" w:date="2024-11-14T12:59:00Z" w16du:dateUtc="2024-11-14T01:59:00Z">
              <w:tcPr>
                <w:tcW w:w="1171" w:type="dxa"/>
                <w:tcBorders>
                  <w:top w:val="nil"/>
                  <w:left w:val="nil"/>
                  <w:bottom w:val="nil"/>
                  <w:right w:val="nil"/>
                </w:tcBorders>
                <w:shd w:val="clear" w:color="auto" w:fill="auto"/>
                <w:noWrap/>
                <w:vAlign w:val="center"/>
              </w:tcPr>
            </w:tcPrChange>
          </w:tcPr>
          <w:p w14:paraId="11019159"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c>
          <w:tcPr>
            <w:tcW w:w="515" w:type="dxa"/>
            <w:tcBorders>
              <w:top w:val="nil"/>
              <w:left w:val="nil"/>
              <w:bottom w:val="nil"/>
              <w:right w:val="nil"/>
            </w:tcBorders>
            <w:shd w:val="clear" w:color="auto" w:fill="auto"/>
            <w:noWrap/>
            <w:vAlign w:val="center"/>
            <w:tcPrChange w:id="861" w:author="Simon William Mkasimongwa" w:date="2024-11-14T12:59:00Z" w16du:dateUtc="2024-11-14T01:59:00Z">
              <w:tcPr>
                <w:tcW w:w="515" w:type="dxa"/>
                <w:tcBorders>
                  <w:top w:val="nil"/>
                  <w:left w:val="nil"/>
                  <w:bottom w:val="nil"/>
                  <w:right w:val="nil"/>
                </w:tcBorders>
                <w:shd w:val="clear" w:color="auto" w:fill="auto"/>
                <w:noWrap/>
                <w:vAlign w:val="center"/>
              </w:tcPr>
            </w:tcPrChange>
          </w:tcPr>
          <w:p w14:paraId="0431B790"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c>
          <w:tcPr>
            <w:tcW w:w="416" w:type="dxa"/>
            <w:tcBorders>
              <w:top w:val="nil"/>
              <w:left w:val="nil"/>
              <w:bottom w:val="nil"/>
              <w:right w:val="nil"/>
            </w:tcBorders>
            <w:shd w:val="clear" w:color="auto" w:fill="auto"/>
            <w:noWrap/>
            <w:vAlign w:val="center"/>
            <w:tcPrChange w:id="862" w:author="Simon William Mkasimongwa" w:date="2024-11-14T12:59:00Z" w16du:dateUtc="2024-11-14T01:59:00Z">
              <w:tcPr>
                <w:tcW w:w="416" w:type="dxa"/>
                <w:tcBorders>
                  <w:top w:val="nil"/>
                  <w:left w:val="nil"/>
                  <w:bottom w:val="nil"/>
                  <w:right w:val="nil"/>
                </w:tcBorders>
                <w:shd w:val="clear" w:color="auto" w:fill="auto"/>
                <w:noWrap/>
                <w:vAlign w:val="center"/>
              </w:tcPr>
            </w:tcPrChange>
          </w:tcPr>
          <w:p w14:paraId="025BB395"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c>
          <w:tcPr>
            <w:tcW w:w="545" w:type="dxa"/>
            <w:tcBorders>
              <w:top w:val="nil"/>
              <w:left w:val="nil"/>
              <w:bottom w:val="nil"/>
              <w:right w:val="nil"/>
            </w:tcBorders>
            <w:shd w:val="clear" w:color="auto" w:fill="auto"/>
            <w:noWrap/>
            <w:vAlign w:val="center"/>
            <w:tcPrChange w:id="863" w:author="Simon William Mkasimongwa" w:date="2024-11-14T12:59:00Z" w16du:dateUtc="2024-11-14T01:59:00Z">
              <w:tcPr>
                <w:tcW w:w="545" w:type="dxa"/>
                <w:tcBorders>
                  <w:top w:val="nil"/>
                  <w:left w:val="nil"/>
                  <w:bottom w:val="nil"/>
                  <w:right w:val="nil"/>
                </w:tcBorders>
                <w:shd w:val="clear" w:color="auto" w:fill="auto"/>
                <w:noWrap/>
                <w:vAlign w:val="center"/>
              </w:tcPr>
            </w:tcPrChange>
          </w:tcPr>
          <w:p w14:paraId="13050B50"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c>
          <w:tcPr>
            <w:tcW w:w="283" w:type="dxa"/>
            <w:tcBorders>
              <w:top w:val="nil"/>
              <w:left w:val="nil"/>
              <w:bottom w:val="nil"/>
              <w:right w:val="nil"/>
            </w:tcBorders>
            <w:shd w:val="clear" w:color="auto" w:fill="auto"/>
            <w:noWrap/>
            <w:vAlign w:val="center"/>
            <w:tcPrChange w:id="864" w:author="Simon William Mkasimongwa" w:date="2024-11-14T12:59:00Z" w16du:dateUtc="2024-11-14T01:59:00Z">
              <w:tcPr>
                <w:tcW w:w="283" w:type="dxa"/>
                <w:tcBorders>
                  <w:top w:val="nil"/>
                  <w:left w:val="nil"/>
                  <w:bottom w:val="nil"/>
                  <w:right w:val="nil"/>
                </w:tcBorders>
                <w:shd w:val="clear" w:color="auto" w:fill="auto"/>
                <w:noWrap/>
                <w:vAlign w:val="center"/>
              </w:tcPr>
            </w:tcPrChange>
          </w:tcPr>
          <w:p w14:paraId="438FA7AC" w14:textId="77777777" w:rsidR="00012C0F" w:rsidRPr="0071203D" w:rsidRDefault="00012C0F" w:rsidP="00344DE8">
            <w:pPr>
              <w:spacing w:after="0" w:line="240" w:lineRule="auto"/>
              <w:jc w:val="center"/>
              <w:rPr>
                <w:rFonts w:ascii="Times New Roman" w:eastAsia="Times New Roman" w:hAnsi="Times New Roman" w:cs="Times New Roman"/>
                <w:kern w:val="0"/>
                <w:sz w:val="20"/>
                <w:szCs w:val="20"/>
                <w:lang w:eastAsia="en-AU"/>
                <w14:ligatures w14:val="none"/>
              </w:rPr>
            </w:pPr>
          </w:p>
        </w:tc>
      </w:tr>
      <w:tr w:rsidR="00073B32" w:rsidRPr="001126DE" w14:paraId="388C3CCF" w14:textId="77777777" w:rsidTr="00C121A2">
        <w:trPr>
          <w:trHeight w:val="341"/>
          <w:trPrChange w:id="865" w:author="Simon William Mkasimongwa" w:date="2024-11-14T12:59:00Z" w16du:dateUtc="2024-11-14T01:59:00Z">
            <w:trPr>
              <w:trHeight w:val="341"/>
            </w:trPr>
          </w:trPrChange>
        </w:trPr>
        <w:tc>
          <w:tcPr>
            <w:tcW w:w="1094" w:type="dxa"/>
            <w:tcBorders>
              <w:top w:val="nil"/>
              <w:left w:val="nil"/>
              <w:bottom w:val="single" w:sz="8" w:space="0" w:color="auto"/>
              <w:right w:val="nil"/>
            </w:tcBorders>
            <w:shd w:val="clear" w:color="auto" w:fill="auto"/>
            <w:noWrap/>
            <w:vAlign w:val="center"/>
            <w:tcPrChange w:id="866" w:author="Simon William Mkasimongwa" w:date="2024-11-14T12:59:00Z" w16du:dateUtc="2024-11-14T01:59:00Z">
              <w:tcPr>
                <w:tcW w:w="1094" w:type="dxa"/>
                <w:tcBorders>
                  <w:top w:val="nil"/>
                  <w:left w:val="nil"/>
                  <w:bottom w:val="single" w:sz="8" w:space="0" w:color="auto"/>
                  <w:right w:val="nil"/>
                </w:tcBorders>
                <w:shd w:val="clear" w:color="auto" w:fill="auto"/>
                <w:noWrap/>
                <w:vAlign w:val="center"/>
              </w:tcPr>
            </w:tcPrChange>
          </w:tcPr>
          <w:p w14:paraId="68C54C00" w14:textId="0A25C905"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86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668" w:type="dxa"/>
            <w:tcBorders>
              <w:top w:val="nil"/>
              <w:left w:val="nil"/>
              <w:bottom w:val="single" w:sz="8" w:space="0" w:color="auto"/>
              <w:right w:val="nil"/>
            </w:tcBorders>
            <w:shd w:val="clear" w:color="auto" w:fill="auto"/>
            <w:noWrap/>
            <w:vAlign w:val="center"/>
            <w:tcPrChange w:id="868" w:author="Simon William Mkasimongwa" w:date="2024-11-14T12:59:00Z" w16du:dateUtc="2024-11-14T01:59:00Z">
              <w:tcPr>
                <w:tcW w:w="668" w:type="dxa"/>
                <w:tcBorders>
                  <w:top w:val="nil"/>
                  <w:left w:val="nil"/>
                  <w:bottom w:val="single" w:sz="8" w:space="0" w:color="auto"/>
                  <w:right w:val="nil"/>
                </w:tcBorders>
                <w:shd w:val="clear" w:color="auto" w:fill="auto"/>
                <w:noWrap/>
                <w:vAlign w:val="center"/>
              </w:tcPr>
            </w:tcPrChange>
          </w:tcPr>
          <w:p w14:paraId="74019083" w14:textId="57E1BD3E"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86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1594" w:type="dxa"/>
            <w:gridSpan w:val="2"/>
            <w:tcBorders>
              <w:top w:val="nil"/>
              <w:left w:val="nil"/>
              <w:bottom w:val="single" w:sz="8" w:space="0" w:color="auto"/>
              <w:right w:val="nil"/>
            </w:tcBorders>
            <w:shd w:val="clear" w:color="auto" w:fill="auto"/>
            <w:noWrap/>
            <w:vAlign w:val="center"/>
            <w:tcPrChange w:id="870" w:author="Simon William Mkasimongwa" w:date="2024-11-14T12:59:00Z" w16du:dateUtc="2024-11-14T01:59:00Z">
              <w:tcPr>
                <w:tcW w:w="1594" w:type="dxa"/>
                <w:gridSpan w:val="2"/>
                <w:tcBorders>
                  <w:top w:val="nil"/>
                  <w:left w:val="nil"/>
                  <w:bottom w:val="single" w:sz="8" w:space="0" w:color="auto"/>
                  <w:right w:val="nil"/>
                </w:tcBorders>
                <w:shd w:val="clear" w:color="auto" w:fill="auto"/>
                <w:noWrap/>
                <w:vAlign w:val="center"/>
              </w:tcPr>
            </w:tcPrChange>
          </w:tcPr>
          <w:p w14:paraId="7B11DCBC" w14:textId="7579ACA9" w:rsidR="00012C0F" w:rsidRPr="0071203D" w:rsidRDefault="00012C0F" w:rsidP="00344DE8">
            <w:pPr>
              <w:spacing w:after="0" w:line="240" w:lineRule="auto"/>
              <w:rPr>
                <w:rFonts w:ascii="Times New Roman" w:eastAsia="Times New Roman" w:hAnsi="Times New Roman" w:cs="Times New Roman"/>
                <w:color w:val="000000"/>
                <w:kern w:val="0"/>
                <w:sz w:val="20"/>
                <w:szCs w:val="20"/>
                <w:lang w:eastAsia="en-AU"/>
                <w14:ligatures w14:val="none"/>
              </w:rPr>
            </w:pPr>
            <w:del w:id="87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Multi</w:delText>
              </w:r>
              <w:r w:rsidRPr="001126DE" w:rsidDel="00C121A2">
                <w:rPr>
                  <w:rFonts w:ascii="Times New Roman" w:eastAsia="Times New Roman" w:hAnsi="Times New Roman" w:cs="Times New Roman"/>
                  <w:color w:val="000000"/>
                  <w:kern w:val="0"/>
                  <w:sz w:val="20"/>
                  <w:szCs w:val="20"/>
                  <w:lang w:eastAsia="en-AU"/>
                  <w14:ligatures w14:val="none"/>
                </w:rPr>
                <w:delText xml:space="preserve"> p</w:delText>
              </w:r>
              <w:r w:rsidRPr="0071203D" w:rsidDel="00C121A2">
                <w:rPr>
                  <w:rFonts w:ascii="Times New Roman" w:eastAsia="Times New Roman" w:hAnsi="Times New Roman" w:cs="Times New Roman"/>
                  <w:color w:val="000000"/>
                  <w:kern w:val="0"/>
                  <w:sz w:val="20"/>
                  <w:szCs w:val="20"/>
                  <w:lang w:eastAsia="en-AU"/>
                  <w14:ligatures w14:val="none"/>
                </w:rPr>
                <w:delText xml:space="preserve">ollutant </w:delText>
              </w:r>
              <w:r w:rsidRPr="001126DE" w:rsidDel="00C121A2">
                <w:rPr>
                  <w:rFonts w:ascii="Times New Roman" w:eastAsia="Times New Roman" w:hAnsi="Times New Roman" w:cs="Times New Roman"/>
                  <w:color w:val="000000"/>
                  <w:kern w:val="0"/>
                  <w:sz w:val="20"/>
                  <w:szCs w:val="20"/>
                  <w:lang w:eastAsia="en-AU"/>
                  <w14:ligatures w14:val="none"/>
                </w:rPr>
                <w:delText>e</w:delText>
              </w:r>
              <w:r w:rsidRPr="0071203D" w:rsidDel="00C121A2">
                <w:rPr>
                  <w:rFonts w:ascii="Times New Roman" w:eastAsia="Times New Roman" w:hAnsi="Times New Roman" w:cs="Times New Roman"/>
                  <w:color w:val="000000"/>
                  <w:kern w:val="0"/>
                  <w:sz w:val="20"/>
                  <w:szCs w:val="20"/>
                  <w:lang w:eastAsia="en-AU"/>
                  <w14:ligatures w14:val="none"/>
                </w:rPr>
                <w:delText>vents</w:delText>
              </w:r>
            </w:del>
          </w:p>
        </w:tc>
        <w:tc>
          <w:tcPr>
            <w:tcW w:w="1048" w:type="dxa"/>
            <w:tcBorders>
              <w:top w:val="nil"/>
              <w:left w:val="nil"/>
              <w:bottom w:val="single" w:sz="8" w:space="0" w:color="auto"/>
              <w:right w:val="nil"/>
            </w:tcBorders>
            <w:shd w:val="clear" w:color="auto" w:fill="auto"/>
            <w:noWrap/>
            <w:vAlign w:val="center"/>
            <w:tcPrChange w:id="872" w:author="Simon William Mkasimongwa" w:date="2024-11-14T12:59:00Z" w16du:dateUtc="2024-11-14T01:59:00Z">
              <w:tcPr>
                <w:tcW w:w="1048" w:type="dxa"/>
                <w:tcBorders>
                  <w:top w:val="nil"/>
                  <w:left w:val="nil"/>
                  <w:bottom w:val="single" w:sz="8" w:space="0" w:color="auto"/>
                  <w:right w:val="nil"/>
                </w:tcBorders>
                <w:shd w:val="clear" w:color="auto" w:fill="auto"/>
                <w:noWrap/>
                <w:vAlign w:val="center"/>
              </w:tcPr>
            </w:tcPrChange>
          </w:tcPr>
          <w:p w14:paraId="774E0EE8" w14:textId="3E2A9294"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73"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591</w:delText>
              </w:r>
            </w:del>
          </w:p>
        </w:tc>
        <w:tc>
          <w:tcPr>
            <w:tcW w:w="1171" w:type="dxa"/>
            <w:tcBorders>
              <w:top w:val="nil"/>
              <w:left w:val="nil"/>
              <w:bottom w:val="single" w:sz="8" w:space="0" w:color="auto"/>
              <w:right w:val="nil"/>
            </w:tcBorders>
            <w:shd w:val="clear" w:color="auto" w:fill="auto"/>
            <w:noWrap/>
            <w:vAlign w:val="center"/>
            <w:tcPrChange w:id="874" w:author="Simon William Mkasimongwa" w:date="2024-11-14T12:59:00Z" w16du:dateUtc="2024-11-14T01:59:00Z">
              <w:tcPr>
                <w:tcW w:w="1171" w:type="dxa"/>
                <w:tcBorders>
                  <w:top w:val="nil"/>
                  <w:left w:val="nil"/>
                  <w:bottom w:val="single" w:sz="8" w:space="0" w:color="auto"/>
                  <w:right w:val="nil"/>
                </w:tcBorders>
                <w:shd w:val="clear" w:color="auto" w:fill="auto"/>
                <w:noWrap/>
                <w:vAlign w:val="center"/>
              </w:tcPr>
            </w:tcPrChange>
          </w:tcPr>
          <w:p w14:paraId="089EC8CE" w14:textId="0D603053"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7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1171" w:type="dxa"/>
            <w:tcBorders>
              <w:top w:val="nil"/>
              <w:left w:val="nil"/>
              <w:bottom w:val="single" w:sz="8" w:space="0" w:color="auto"/>
              <w:right w:val="nil"/>
            </w:tcBorders>
            <w:shd w:val="clear" w:color="auto" w:fill="auto"/>
            <w:noWrap/>
            <w:vAlign w:val="center"/>
            <w:tcPrChange w:id="876" w:author="Simon William Mkasimongwa" w:date="2024-11-14T12:59:00Z" w16du:dateUtc="2024-11-14T01:59:00Z">
              <w:tcPr>
                <w:tcW w:w="1171" w:type="dxa"/>
                <w:tcBorders>
                  <w:top w:val="nil"/>
                  <w:left w:val="nil"/>
                  <w:bottom w:val="single" w:sz="8" w:space="0" w:color="auto"/>
                  <w:right w:val="nil"/>
                </w:tcBorders>
                <w:shd w:val="clear" w:color="auto" w:fill="auto"/>
                <w:noWrap/>
                <w:vAlign w:val="center"/>
              </w:tcPr>
            </w:tcPrChange>
          </w:tcPr>
          <w:p w14:paraId="4E8A3750" w14:textId="4B155B66"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77"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515" w:type="dxa"/>
            <w:tcBorders>
              <w:top w:val="nil"/>
              <w:left w:val="nil"/>
              <w:bottom w:val="single" w:sz="8" w:space="0" w:color="auto"/>
              <w:right w:val="nil"/>
            </w:tcBorders>
            <w:shd w:val="clear" w:color="auto" w:fill="auto"/>
            <w:noWrap/>
            <w:vAlign w:val="center"/>
            <w:tcPrChange w:id="878" w:author="Simon William Mkasimongwa" w:date="2024-11-14T12:59:00Z" w16du:dateUtc="2024-11-14T01:59:00Z">
              <w:tcPr>
                <w:tcW w:w="515" w:type="dxa"/>
                <w:tcBorders>
                  <w:top w:val="nil"/>
                  <w:left w:val="nil"/>
                  <w:bottom w:val="single" w:sz="8" w:space="0" w:color="auto"/>
                  <w:right w:val="nil"/>
                </w:tcBorders>
                <w:shd w:val="clear" w:color="auto" w:fill="auto"/>
                <w:noWrap/>
                <w:vAlign w:val="center"/>
              </w:tcPr>
            </w:tcPrChange>
          </w:tcPr>
          <w:p w14:paraId="2778E5E9" w14:textId="22164302"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79"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416" w:type="dxa"/>
            <w:tcBorders>
              <w:top w:val="nil"/>
              <w:left w:val="nil"/>
              <w:bottom w:val="single" w:sz="8" w:space="0" w:color="auto"/>
              <w:right w:val="nil"/>
            </w:tcBorders>
            <w:shd w:val="clear" w:color="auto" w:fill="auto"/>
            <w:noWrap/>
            <w:vAlign w:val="center"/>
            <w:tcPrChange w:id="880" w:author="Simon William Mkasimongwa" w:date="2024-11-14T12:59:00Z" w16du:dateUtc="2024-11-14T01:59:00Z">
              <w:tcPr>
                <w:tcW w:w="416" w:type="dxa"/>
                <w:tcBorders>
                  <w:top w:val="nil"/>
                  <w:left w:val="nil"/>
                  <w:bottom w:val="single" w:sz="8" w:space="0" w:color="auto"/>
                  <w:right w:val="nil"/>
                </w:tcBorders>
                <w:shd w:val="clear" w:color="auto" w:fill="auto"/>
                <w:noWrap/>
                <w:vAlign w:val="center"/>
              </w:tcPr>
            </w:tcPrChange>
          </w:tcPr>
          <w:p w14:paraId="6418DA0F" w14:textId="11BD313A"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81"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545" w:type="dxa"/>
            <w:tcBorders>
              <w:top w:val="nil"/>
              <w:left w:val="nil"/>
              <w:bottom w:val="single" w:sz="8" w:space="0" w:color="auto"/>
              <w:right w:val="nil"/>
            </w:tcBorders>
            <w:shd w:val="clear" w:color="auto" w:fill="auto"/>
            <w:noWrap/>
            <w:vAlign w:val="center"/>
            <w:tcPrChange w:id="882" w:author="Simon William Mkasimongwa" w:date="2024-11-14T12:59:00Z" w16du:dateUtc="2024-11-14T01:59:00Z">
              <w:tcPr>
                <w:tcW w:w="545" w:type="dxa"/>
                <w:tcBorders>
                  <w:top w:val="nil"/>
                  <w:left w:val="nil"/>
                  <w:bottom w:val="single" w:sz="8" w:space="0" w:color="auto"/>
                  <w:right w:val="nil"/>
                </w:tcBorders>
                <w:shd w:val="clear" w:color="auto" w:fill="auto"/>
                <w:noWrap/>
                <w:vAlign w:val="center"/>
              </w:tcPr>
            </w:tcPrChange>
          </w:tcPr>
          <w:p w14:paraId="2872570E" w14:textId="5F5D1A0C"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83"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c>
          <w:tcPr>
            <w:tcW w:w="283" w:type="dxa"/>
            <w:tcBorders>
              <w:top w:val="nil"/>
              <w:left w:val="nil"/>
              <w:bottom w:val="single" w:sz="8" w:space="0" w:color="auto"/>
              <w:right w:val="nil"/>
            </w:tcBorders>
            <w:shd w:val="clear" w:color="auto" w:fill="auto"/>
            <w:noWrap/>
            <w:vAlign w:val="center"/>
            <w:tcPrChange w:id="884" w:author="Simon William Mkasimongwa" w:date="2024-11-14T12:59:00Z" w16du:dateUtc="2024-11-14T01:59:00Z">
              <w:tcPr>
                <w:tcW w:w="283" w:type="dxa"/>
                <w:tcBorders>
                  <w:top w:val="nil"/>
                  <w:left w:val="nil"/>
                  <w:bottom w:val="single" w:sz="8" w:space="0" w:color="auto"/>
                  <w:right w:val="nil"/>
                </w:tcBorders>
                <w:shd w:val="clear" w:color="auto" w:fill="auto"/>
                <w:noWrap/>
                <w:vAlign w:val="center"/>
              </w:tcPr>
            </w:tcPrChange>
          </w:tcPr>
          <w:p w14:paraId="45827340" w14:textId="1F642145" w:rsidR="00012C0F" w:rsidRPr="0071203D" w:rsidRDefault="00012C0F" w:rsidP="00344DE8">
            <w:pPr>
              <w:spacing w:after="0" w:line="240" w:lineRule="auto"/>
              <w:jc w:val="center"/>
              <w:rPr>
                <w:rFonts w:ascii="Times New Roman" w:eastAsia="Times New Roman" w:hAnsi="Times New Roman" w:cs="Times New Roman"/>
                <w:color w:val="000000"/>
                <w:kern w:val="0"/>
                <w:sz w:val="20"/>
                <w:szCs w:val="20"/>
                <w:lang w:eastAsia="en-AU"/>
                <w14:ligatures w14:val="none"/>
              </w:rPr>
            </w:pPr>
            <w:del w:id="885" w:author="Simon William Mkasimongwa" w:date="2024-11-14T12:59:00Z" w16du:dateUtc="2024-11-14T01:59:00Z">
              <w:r w:rsidRPr="0071203D" w:rsidDel="00C121A2">
                <w:rPr>
                  <w:rFonts w:ascii="Times New Roman" w:eastAsia="Times New Roman" w:hAnsi="Times New Roman" w:cs="Times New Roman"/>
                  <w:color w:val="000000"/>
                  <w:kern w:val="0"/>
                  <w:sz w:val="20"/>
                  <w:szCs w:val="20"/>
                  <w:lang w:eastAsia="en-AU"/>
                  <w14:ligatures w14:val="none"/>
                </w:rPr>
                <w:delText> </w:delText>
              </w:r>
            </w:del>
          </w:p>
        </w:tc>
      </w:tr>
    </w:tbl>
    <w:p w14:paraId="1E9DAC54" w14:textId="77777777" w:rsidR="00012C0F" w:rsidRPr="00857AEB" w:rsidRDefault="00012C0F" w:rsidP="00225FB6">
      <w:pPr>
        <w:spacing w:line="360" w:lineRule="auto"/>
        <w:jc w:val="both"/>
        <w:rPr>
          <w:rFonts w:ascii="Times New Roman" w:hAnsi="Times New Roman" w:cs="Times New Roman"/>
        </w:rPr>
      </w:pPr>
    </w:p>
    <w:p w14:paraId="3BC96A75" w14:textId="46E906C8" w:rsidR="00126F4B" w:rsidRPr="00857AEB" w:rsidRDefault="001A50C8" w:rsidP="00F80EF8">
      <w:pPr>
        <w:pStyle w:val="ListParagraph"/>
        <w:numPr>
          <w:ilvl w:val="1"/>
          <w:numId w:val="11"/>
        </w:numPr>
        <w:tabs>
          <w:tab w:val="left" w:pos="466"/>
        </w:tabs>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Spatiotemporal distribution of air pollution</w:t>
      </w:r>
      <w:r w:rsidR="00F91C46" w:rsidRPr="00857AEB">
        <w:rPr>
          <w:rFonts w:ascii="Times New Roman" w:hAnsi="Times New Roman" w:cs="Times New Roman"/>
          <w:b/>
          <w:bCs/>
          <w:sz w:val="24"/>
          <w:szCs w:val="24"/>
        </w:rPr>
        <w:t xml:space="preserve"> exceedance</w:t>
      </w:r>
      <w:r w:rsidRPr="00857AEB">
        <w:rPr>
          <w:rFonts w:ascii="Times New Roman" w:hAnsi="Times New Roman" w:cs="Times New Roman"/>
          <w:b/>
          <w:bCs/>
          <w:sz w:val="24"/>
          <w:szCs w:val="24"/>
        </w:rPr>
        <w:t xml:space="preserve"> events </w:t>
      </w:r>
      <w:r w:rsidR="008B22D5">
        <w:rPr>
          <w:rFonts w:ascii="Times New Roman" w:hAnsi="Times New Roman" w:cs="Times New Roman"/>
          <w:b/>
          <w:bCs/>
          <w:sz w:val="24"/>
          <w:szCs w:val="24"/>
        </w:rPr>
        <w:t>and the</w:t>
      </w:r>
      <w:r w:rsidR="00F12537">
        <w:rPr>
          <w:rFonts w:ascii="Times New Roman" w:hAnsi="Times New Roman" w:cs="Times New Roman"/>
          <w:b/>
          <w:bCs/>
          <w:sz w:val="24"/>
          <w:szCs w:val="24"/>
        </w:rPr>
        <w:t xml:space="preserve"> EPA</w:t>
      </w:r>
      <w:r w:rsidR="00770265">
        <w:rPr>
          <w:rFonts w:ascii="Times New Roman" w:hAnsi="Times New Roman" w:cs="Times New Roman"/>
          <w:b/>
          <w:bCs/>
          <w:sz w:val="24"/>
          <w:szCs w:val="24"/>
        </w:rPr>
        <w:t>-VIC</w:t>
      </w:r>
      <w:r w:rsidR="009A6F67">
        <w:rPr>
          <w:rFonts w:ascii="Times New Roman" w:hAnsi="Times New Roman" w:cs="Times New Roman"/>
          <w:b/>
          <w:bCs/>
          <w:sz w:val="24"/>
          <w:szCs w:val="24"/>
        </w:rPr>
        <w:t xml:space="preserve"> air quality</w:t>
      </w:r>
      <w:r w:rsidR="006202FB">
        <w:rPr>
          <w:rFonts w:ascii="Times New Roman" w:hAnsi="Times New Roman" w:cs="Times New Roman"/>
          <w:b/>
          <w:bCs/>
          <w:sz w:val="24"/>
          <w:szCs w:val="24"/>
        </w:rPr>
        <w:t xml:space="preserve"> data coverage </w:t>
      </w:r>
      <w:r w:rsidRPr="00857AEB">
        <w:rPr>
          <w:rFonts w:ascii="Times New Roman" w:hAnsi="Times New Roman" w:cs="Times New Roman"/>
          <w:b/>
          <w:bCs/>
          <w:sz w:val="24"/>
          <w:szCs w:val="24"/>
        </w:rPr>
        <w:t>in Melbourne</w:t>
      </w:r>
      <w:del w:id="886" w:author="Simon William Mkasimongwa" w:date="2024-11-15T11:41:00Z" w16du:dateUtc="2024-11-15T00:41:00Z">
        <w:r w:rsidR="00770265" w:rsidDel="00184868">
          <w:rPr>
            <w:rFonts w:ascii="Times New Roman" w:hAnsi="Times New Roman" w:cs="Times New Roman"/>
            <w:b/>
            <w:bCs/>
            <w:sz w:val="24"/>
            <w:szCs w:val="24"/>
          </w:rPr>
          <w:delText>.</w:delText>
        </w:r>
      </w:del>
    </w:p>
    <w:p w14:paraId="50C56860" w14:textId="77777777" w:rsidR="001C0A1A" w:rsidRPr="00857AEB" w:rsidRDefault="000E7C6F" w:rsidP="001C0A1A">
      <w:pPr>
        <w:tabs>
          <w:tab w:val="left" w:pos="466"/>
        </w:tabs>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ab/>
      </w:r>
      <w:r w:rsidR="001C0A1A" w:rsidRPr="00857AEB">
        <w:rPr>
          <w:rFonts w:ascii="Times New Roman" w:hAnsi="Times New Roman" w:cs="Times New Roman"/>
          <w:sz w:val="24"/>
          <w:szCs w:val="24"/>
        </w:rPr>
        <w:t>The highest frequency of NO</w:t>
      </w:r>
      <w:r w:rsidR="001C0A1A" w:rsidRPr="00857AEB">
        <w:rPr>
          <w:rFonts w:ascii="Times New Roman" w:hAnsi="Times New Roman" w:cs="Times New Roman"/>
          <w:sz w:val="24"/>
          <w:szCs w:val="24"/>
          <w:vertAlign w:val="subscript"/>
        </w:rPr>
        <w:t>2</w:t>
      </w:r>
      <w:r w:rsidR="001C0A1A" w:rsidRPr="00857AEB">
        <w:rPr>
          <w:rFonts w:ascii="Times New Roman" w:hAnsi="Times New Roman" w:cs="Times New Roman"/>
          <w:sz w:val="24"/>
          <w:szCs w:val="24"/>
        </w:rPr>
        <w:t xml:space="preserve"> events in Melbourne were seen for monitoring stations located withing 7 km radius from Central Business District (CBD). However, the evaluation of long-term trends in NO</w:t>
      </w:r>
      <w:r w:rsidR="001C0A1A" w:rsidRPr="00857AEB">
        <w:rPr>
          <w:rFonts w:ascii="Times New Roman" w:hAnsi="Times New Roman" w:cs="Times New Roman"/>
          <w:sz w:val="24"/>
          <w:szCs w:val="24"/>
          <w:vertAlign w:val="subscript"/>
        </w:rPr>
        <w:t>2</w:t>
      </w:r>
      <w:r w:rsidR="001C0A1A" w:rsidRPr="00857AEB">
        <w:rPr>
          <w:rFonts w:ascii="Times New Roman" w:hAnsi="Times New Roman" w:cs="Times New Roman"/>
          <w:sz w:val="24"/>
          <w:szCs w:val="24"/>
        </w:rPr>
        <w:t xml:space="preserve"> events in these stations is limited due to extremely limited monitoring durations. For example, the RMIT station recorded the highest frequency of NO</w:t>
      </w:r>
      <w:r w:rsidR="001C0A1A" w:rsidRPr="00857AEB">
        <w:rPr>
          <w:rFonts w:ascii="Times New Roman" w:hAnsi="Times New Roman" w:cs="Times New Roman"/>
          <w:sz w:val="24"/>
          <w:szCs w:val="24"/>
          <w:vertAlign w:val="subscript"/>
        </w:rPr>
        <w:t>2</w:t>
      </w:r>
      <w:r w:rsidR="001C0A1A" w:rsidRPr="00857AEB">
        <w:rPr>
          <w:rFonts w:ascii="Times New Roman" w:hAnsi="Times New Roman" w:cs="Times New Roman"/>
          <w:sz w:val="24"/>
          <w:szCs w:val="24"/>
        </w:rPr>
        <w:t xml:space="preserve"> events between 2000 and 2005, but no data has been available from this station since 2006. This limitation in data coverage is also common to other pollutants, such as PM</w:t>
      </w:r>
      <w:r w:rsidR="001C0A1A" w:rsidRPr="00857AEB">
        <w:rPr>
          <w:rFonts w:ascii="Times New Roman" w:hAnsi="Times New Roman" w:cs="Times New Roman"/>
          <w:sz w:val="24"/>
          <w:szCs w:val="24"/>
          <w:vertAlign w:val="subscript"/>
        </w:rPr>
        <w:t>2.5</w:t>
      </w:r>
      <w:r w:rsidR="001C0A1A" w:rsidRPr="00857AEB">
        <w:rPr>
          <w:rFonts w:ascii="Times New Roman" w:hAnsi="Times New Roman" w:cs="Times New Roman"/>
          <w:sz w:val="24"/>
          <w:szCs w:val="24"/>
        </w:rPr>
        <w:t>, PM</w:t>
      </w:r>
      <w:r w:rsidR="001C0A1A" w:rsidRPr="00857AEB">
        <w:rPr>
          <w:rFonts w:ascii="Times New Roman" w:hAnsi="Times New Roman" w:cs="Times New Roman"/>
          <w:sz w:val="24"/>
          <w:szCs w:val="24"/>
          <w:vertAlign w:val="subscript"/>
        </w:rPr>
        <w:t>10</w:t>
      </w:r>
      <w:r w:rsidR="001C0A1A" w:rsidRPr="00857AEB">
        <w:rPr>
          <w:rFonts w:ascii="Times New Roman" w:hAnsi="Times New Roman" w:cs="Times New Roman"/>
          <w:sz w:val="24"/>
          <w:szCs w:val="24"/>
        </w:rPr>
        <w:t xml:space="preserve"> and O</w:t>
      </w:r>
      <w:r w:rsidR="001C0A1A" w:rsidRPr="00857AEB">
        <w:rPr>
          <w:rFonts w:ascii="Times New Roman" w:hAnsi="Times New Roman" w:cs="Times New Roman"/>
          <w:sz w:val="24"/>
          <w:szCs w:val="24"/>
          <w:vertAlign w:val="subscript"/>
        </w:rPr>
        <w:t>3</w:t>
      </w:r>
      <w:r w:rsidR="001C0A1A" w:rsidRPr="00857AEB">
        <w:rPr>
          <w:rFonts w:ascii="Times New Roman" w:hAnsi="Times New Roman" w:cs="Times New Roman"/>
          <w:sz w:val="24"/>
          <w:szCs w:val="24"/>
        </w:rPr>
        <w:t xml:space="preserve">. Although new stations were introduced in 2022 and 2023, only one station (Melbourne CBD) </w:t>
      </w:r>
      <w:proofErr w:type="gramStart"/>
      <w:r w:rsidR="001C0A1A" w:rsidRPr="00857AEB">
        <w:rPr>
          <w:rFonts w:ascii="Times New Roman" w:hAnsi="Times New Roman" w:cs="Times New Roman"/>
          <w:sz w:val="24"/>
          <w:szCs w:val="24"/>
        </w:rPr>
        <w:t>was located in</w:t>
      </w:r>
      <w:proofErr w:type="gramEnd"/>
      <w:r w:rsidR="001C0A1A" w:rsidRPr="00857AEB">
        <w:rPr>
          <w:rFonts w:ascii="Times New Roman" w:hAnsi="Times New Roman" w:cs="Times New Roman"/>
          <w:sz w:val="24"/>
          <w:szCs w:val="24"/>
        </w:rPr>
        <w:t xml:space="preserve"> the CBD and this station monitors only NO</w:t>
      </w:r>
      <w:r w:rsidR="001C0A1A" w:rsidRPr="00857AEB">
        <w:rPr>
          <w:rFonts w:ascii="Times New Roman" w:hAnsi="Times New Roman" w:cs="Times New Roman"/>
          <w:sz w:val="24"/>
          <w:szCs w:val="24"/>
          <w:vertAlign w:val="subscript"/>
        </w:rPr>
        <w:t>2</w:t>
      </w:r>
      <w:r w:rsidR="001C0A1A" w:rsidRPr="00857AEB">
        <w:rPr>
          <w:rFonts w:ascii="Times New Roman" w:hAnsi="Times New Roman" w:cs="Times New Roman"/>
          <w:sz w:val="24"/>
          <w:szCs w:val="24"/>
        </w:rPr>
        <w:t xml:space="preserve"> and PM</w:t>
      </w:r>
      <w:r w:rsidR="001C0A1A" w:rsidRPr="00857AEB">
        <w:rPr>
          <w:rFonts w:ascii="Times New Roman" w:hAnsi="Times New Roman" w:cs="Times New Roman"/>
          <w:sz w:val="24"/>
          <w:szCs w:val="24"/>
          <w:vertAlign w:val="subscript"/>
        </w:rPr>
        <w:t>2.5</w:t>
      </w:r>
      <w:r w:rsidR="001C0A1A" w:rsidRPr="00857AEB">
        <w:rPr>
          <w:rFonts w:ascii="Times New Roman" w:hAnsi="Times New Roman" w:cs="Times New Roman"/>
          <w:sz w:val="24"/>
          <w:szCs w:val="24"/>
        </w:rPr>
        <w:t>.</w:t>
      </w:r>
    </w:p>
    <w:p w14:paraId="1548444B" w14:textId="77777777" w:rsidR="001C0A1A" w:rsidRPr="00857AEB" w:rsidRDefault="001C0A1A" w:rsidP="001C0A1A">
      <w:pPr>
        <w:tabs>
          <w:tab w:val="left" w:pos="466"/>
        </w:tabs>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ab/>
        <w:t>Alphington and Footscray are the only two stations that monitor all key pollutants: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and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Most air quality stations typically monitor only one or two of these key pollutants. Since 2007, there has been no station within a 6 km radius of Melbourne's CBD providing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data. The nearest station providing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data is in Footscray, approximately 7 km from the CBD. The only available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data within the CBD was recorded at the RMIT station, located 0.4 km from the CBD, which provided O3 data for only three years (2003-2006), and the Moonee Ponds station, 4 km from the CBD, which recorded a few months of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data in 2002 (Figure 4). Overall, Figure 4 highlights strongly the lack of long-term or consistent monitoring of air pollution in Melbourne.</w:t>
      </w:r>
    </w:p>
    <w:p w14:paraId="3DB3ECCE" w14:textId="602CA693" w:rsidR="002B7C2E" w:rsidRPr="00857AEB" w:rsidRDefault="00565B33" w:rsidP="001C0A1A">
      <w:pPr>
        <w:tabs>
          <w:tab w:val="left" w:pos="466"/>
        </w:tabs>
        <w:spacing w:line="360" w:lineRule="auto"/>
        <w:jc w:val="both"/>
        <w:rPr>
          <w:rFonts w:ascii="Times New Roman" w:hAnsi="Times New Roman" w:cs="Times New Roman"/>
          <w:sz w:val="24"/>
          <w:szCs w:val="24"/>
        </w:rPr>
      </w:pPr>
      <w:r>
        <w:rPr>
          <w:noProof/>
        </w:rPr>
        <w:drawing>
          <wp:inline distT="0" distB="0" distL="0" distR="0" wp14:anchorId="0D56F3CF" wp14:editId="7D96D58C">
            <wp:extent cx="5731510" cy="4478020"/>
            <wp:effectExtent l="0" t="0" r="2540" b="0"/>
            <wp:docPr id="1265574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478020"/>
                    </a:xfrm>
                    <a:prstGeom prst="rect">
                      <a:avLst/>
                    </a:prstGeom>
                    <a:noFill/>
                    <a:ln>
                      <a:noFill/>
                    </a:ln>
                  </pic:spPr>
                </pic:pic>
              </a:graphicData>
            </a:graphic>
          </wp:inline>
        </w:drawing>
      </w:r>
    </w:p>
    <w:p w14:paraId="1A88DFEF" w14:textId="2C3026A9" w:rsidR="00CB597A" w:rsidRPr="00857AEB" w:rsidRDefault="00DF35DA" w:rsidP="00560C03">
      <w:pPr>
        <w:tabs>
          <w:tab w:val="left" w:pos="466"/>
        </w:tabs>
        <w:spacing w:line="240" w:lineRule="auto"/>
        <w:jc w:val="both"/>
        <w:rPr>
          <w:rFonts w:ascii="Times New Roman" w:hAnsi="Times New Roman" w:cs="Times New Roman"/>
          <w:sz w:val="24"/>
          <w:szCs w:val="24"/>
        </w:rPr>
      </w:pPr>
      <w:r w:rsidRPr="00857AEB">
        <w:rPr>
          <w:rFonts w:ascii="Times New Roman" w:hAnsi="Times New Roman" w:cs="Times New Roman"/>
          <w:sz w:val="24"/>
          <w:szCs w:val="24"/>
        </w:rPr>
        <w:t>Figure 4. Spatiotemporal distribution of air quality exceedance events in Melbourne for (A)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(B)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(C)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and (D)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The numbers in brackets after the name of each air quality monitoring station indicate the total number of events for all 24 years. “X” indicates no data at all in that year. </w:t>
      </w:r>
    </w:p>
    <w:p w14:paraId="63983647" w14:textId="77777777" w:rsidR="00DF35DA" w:rsidRPr="00857AEB" w:rsidRDefault="00DF35DA" w:rsidP="00225FB6">
      <w:pPr>
        <w:tabs>
          <w:tab w:val="left" w:pos="466"/>
        </w:tabs>
        <w:spacing w:line="360" w:lineRule="auto"/>
        <w:jc w:val="both"/>
        <w:rPr>
          <w:rFonts w:ascii="Times New Roman" w:hAnsi="Times New Roman" w:cs="Times New Roman"/>
          <w:sz w:val="24"/>
          <w:szCs w:val="24"/>
        </w:rPr>
      </w:pPr>
    </w:p>
    <w:p w14:paraId="7F975953" w14:textId="2E135D76" w:rsidR="00770265" w:rsidRPr="00857AEB" w:rsidRDefault="00770265" w:rsidP="00770265">
      <w:pPr>
        <w:pStyle w:val="ListParagraph"/>
        <w:numPr>
          <w:ilvl w:val="1"/>
          <w:numId w:val="11"/>
        </w:numPr>
        <w:tabs>
          <w:tab w:val="left" w:pos="466"/>
        </w:tabs>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 xml:space="preserve">Spatiotemporal distribution of air pollution exceedance events </w:t>
      </w:r>
      <w:r>
        <w:rPr>
          <w:rFonts w:ascii="Times New Roman" w:hAnsi="Times New Roman" w:cs="Times New Roman"/>
          <w:b/>
          <w:bCs/>
          <w:sz w:val="24"/>
          <w:szCs w:val="24"/>
        </w:rPr>
        <w:t xml:space="preserve">and the EPA-NSW air quality data coverage </w:t>
      </w:r>
      <w:r w:rsidRPr="00857AEB">
        <w:rPr>
          <w:rFonts w:ascii="Times New Roman" w:hAnsi="Times New Roman" w:cs="Times New Roman"/>
          <w:b/>
          <w:bCs/>
          <w:sz w:val="24"/>
          <w:szCs w:val="24"/>
        </w:rPr>
        <w:t>in Melbourne</w:t>
      </w:r>
      <w:r>
        <w:rPr>
          <w:rFonts w:ascii="Times New Roman" w:hAnsi="Times New Roman" w:cs="Times New Roman"/>
          <w:b/>
          <w:bCs/>
          <w:sz w:val="24"/>
          <w:szCs w:val="24"/>
        </w:rPr>
        <w:t xml:space="preserve"> and Sydney</w:t>
      </w:r>
      <w:del w:id="887" w:author="Simon William Mkasimongwa" w:date="2024-11-15T11:43:00Z" w16du:dateUtc="2024-11-15T00:43:00Z">
        <w:r w:rsidDel="00FE477B">
          <w:rPr>
            <w:rFonts w:ascii="Times New Roman" w:hAnsi="Times New Roman" w:cs="Times New Roman"/>
            <w:b/>
            <w:bCs/>
            <w:sz w:val="24"/>
            <w:szCs w:val="24"/>
          </w:rPr>
          <w:delText>.</w:delText>
        </w:r>
      </w:del>
    </w:p>
    <w:p w14:paraId="6A735DB5" w14:textId="134BA328" w:rsidR="00560C03" w:rsidRPr="00857AEB" w:rsidRDefault="000E7C6F" w:rsidP="00225FB6">
      <w:pPr>
        <w:tabs>
          <w:tab w:val="left" w:pos="466"/>
        </w:tabs>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ab/>
      </w:r>
      <w:r w:rsidR="00560C03" w:rsidRPr="00857AEB">
        <w:rPr>
          <w:rFonts w:ascii="Times New Roman" w:hAnsi="Times New Roman" w:cs="Times New Roman"/>
          <w:sz w:val="24"/>
          <w:szCs w:val="24"/>
        </w:rPr>
        <w:t xml:space="preserve">In contrast, most air quality monitoring stations in Sydney have significantly better temporal data </w:t>
      </w:r>
      <w:r w:rsidR="000F6764" w:rsidRPr="00857AEB">
        <w:rPr>
          <w:rFonts w:ascii="Times New Roman" w:hAnsi="Times New Roman" w:cs="Times New Roman"/>
          <w:sz w:val="24"/>
          <w:szCs w:val="24"/>
        </w:rPr>
        <w:t>coverage compared</w:t>
      </w:r>
      <w:r w:rsidR="00560C03" w:rsidRPr="00857AEB">
        <w:rPr>
          <w:rFonts w:ascii="Times New Roman" w:hAnsi="Times New Roman" w:cs="Times New Roman"/>
          <w:sz w:val="24"/>
          <w:szCs w:val="24"/>
        </w:rPr>
        <w:t xml:space="preserve"> to those in Melbourne. Nearly all stations monitor the key pollutants. Since 2015, the EPA in New South Wales has expanded its network by adding new air quality stations in various locations, resulting in a current total of 23 active monitoring stations. The data shows a high frequency of NO</w:t>
      </w:r>
      <w:r w:rsidR="00560C03" w:rsidRPr="00857AEB">
        <w:rPr>
          <w:rFonts w:ascii="Times New Roman" w:hAnsi="Times New Roman" w:cs="Times New Roman"/>
          <w:sz w:val="24"/>
          <w:szCs w:val="24"/>
          <w:vertAlign w:val="subscript"/>
        </w:rPr>
        <w:t>2</w:t>
      </w:r>
      <w:r w:rsidR="00560C03" w:rsidRPr="00857AEB">
        <w:rPr>
          <w:rFonts w:ascii="Times New Roman" w:hAnsi="Times New Roman" w:cs="Times New Roman"/>
          <w:sz w:val="24"/>
          <w:szCs w:val="24"/>
        </w:rPr>
        <w:t xml:space="preserve"> events in Sydney for all monitoring stations. However, there is a slight decrease in NO</w:t>
      </w:r>
      <w:r w:rsidR="00560C03" w:rsidRPr="00857AEB">
        <w:rPr>
          <w:rFonts w:ascii="Times New Roman" w:hAnsi="Times New Roman" w:cs="Times New Roman"/>
          <w:sz w:val="24"/>
          <w:szCs w:val="24"/>
          <w:vertAlign w:val="subscript"/>
        </w:rPr>
        <w:t>2</w:t>
      </w:r>
      <w:r w:rsidR="00560C03" w:rsidRPr="00857AEB">
        <w:rPr>
          <w:rFonts w:ascii="Times New Roman" w:hAnsi="Times New Roman" w:cs="Times New Roman"/>
          <w:sz w:val="24"/>
          <w:szCs w:val="24"/>
        </w:rPr>
        <w:t xml:space="preserve"> events at stations within a 10 km radius of Sydney’s CBD, while newly established stations farther from the CBD have shown an increase in NO</w:t>
      </w:r>
      <w:r w:rsidR="00560C03" w:rsidRPr="00857AEB">
        <w:rPr>
          <w:rFonts w:ascii="Times New Roman" w:hAnsi="Times New Roman" w:cs="Times New Roman"/>
          <w:sz w:val="24"/>
          <w:szCs w:val="24"/>
          <w:vertAlign w:val="subscript"/>
        </w:rPr>
        <w:t xml:space="preserve">2 </w:t>
      </w:r>
      <w:r w:rsidR="00560C03" w:rsidRPr="00857AEB">
        <w:rPr>
          <w:rFonts w:ascii="Times New Roman" w:hAnsi="Times New Roman" w:cs="Times New Roman"/>
          <w:sz w:val="24"/>
          <w:szCs w:val="24"/>
        </w:rPr>
        <w:t>events. PM</w:t>
      </w:r>
      <w:r w:rsidR="00560C03" w:rsidRPr="00857AEB">
        <w:rPr>
          <w:rFonts w:ascii="Times New Roman" w:hAnsi="Times New Roman" w:cs="Times New Roman"/>
          <w:sz w:val="24"/>
          <w:szCs w:val="24"/>
          <w:vertAlign w:val="subscript"/>
        </w:rPr>
        <w:t>2.5</w:t>
      </w:r>
      <w:r w:rsidR="00560C03" w:rsidRPr="00857AEB">
        <w:rPr>
          <w:rFonts w:ascii="Times New Roman" w:hAnsi="Times New Roman" w:cs="Times New Roman"/>
          <w:sz w:val="24"/>
          <w:szCs w:val="24"/>
        </w:rPr>
        <w:t>, PM</w:t>
      </w:r>
      <w:r w:rsidR="00560C03" w:rsidRPr="00857AEB">
        <w:rPr>
          <w:rFonts w:ascii="Times New Roman" w:hAnsi="Times New Roman" w:cs="Times New Roman"/>
          <w:sz w:val="24"/>
          <w:szCs w:val="24"/>
          <w:vertAlign w:val="subscript"/>
        </w:rPr>
        <w:t>10</w:t>
      </w:r>
      <w:r w:rsidR="00560C03" w:rsidRPr="00857AEB">
        <w:rPr>
          <w:rFonts w:ascii="Times New Roman" w:hAnsi="Times New Roman" w:cs="Times New Roman"/>
          <w:sz w:val="24"/>
          <w:szCs w:val="24"/>
        </w:rPr>
        <w:t>, and O</w:t>
      </w:r>
      <w:r w:rsidR="00560C03" w:rsidRPr="00857AEB">
        <w:rPr>
          <w:rFonts w:ascii="Times New Roman" w:hAnsi="Times New Roman" w:cs="Times New Roman"/>
          <w:sz w:val="24"/>
          <w:szCs w:val="24"/>
          <w:vertAlign w:val="subscript"/>
        </w:rPr>
        <w:t>3</w:t>
      </w:r>
      <w:r w:rsidR="00560C03" w:rsidRPr="00857AEB">
        <w:rPr>
          <w:rFonts w:ascii="Times New Roman" w:hAnsi="Times New Roman" w:cs="Times New Roman"/>
          <w:sz w:val="24"/>
          <w:szCs w:val="24"/>
        </w:rPr>
        <w:t xml:space="preserve"> events vary from year to year; for instance, a high frequency of O</w:t>
      </w:r>
      <w:r w:rsidR="00560C03" w:rsidRPr="00857AEB">
        <w:rPr>
          <w:rFonts w:ascii="Times New Roman" w:hAnsi="Times New Roman" w:cs="Times New Roman"/>
          <w:sz w:val="24"/>
          <w:szCs w:val="24"/>
          <w:vertAlign w:val="subscript"/>
        </w:rPr>
        <w:t>3</w:t>
      </w:r>
      <w:r w:rsidR="00560C03" w:rsidRPr="00857AEB">
        <w:rPr>
          <w:rFonts w:ascii="Times New Roman" w:hAnsi="Times New Roman" w:cs="Times New Roman"/>
          <w:sz w:val="24"/>
          <w:szCs w:val="24"/>
        </w:rPr>
        <w:t xml:space="preserve"> events was recorded in 2018, while PM</w:t>
      </w:r>
      <w:r w:rsidR="00560C03" w:rsidRPr="00857AEB">
        <w:rPr>
          <w:rFonts w:ascii="Times New Roman" w:hAnsi="Times New Roman" w:cs="Times New Roman"/>
          <w:sz w:val="24"/>
          <w:szCs w:val="24"/>
          <w:vertAlign w:val="subscript"/>
        </w:rPr>
        <w:t xml:space="preserve">2.5 </w:t>
      </w:r>
      <w:r w:rsidR="00560C03" w:rsidRPr="00857AEB">
        <w:rPr>
          <w:rFonts w:ascii="Times New Roman" w:hAnsi="Times New Roman" w:cs="Times New Roman"/>
          <w:sz w:val="24"/>
          <w:szCs w:val="24"/>
        </w:rPr>
        <w:t>and PM</w:t>
      </w:r>
      <w:r w:rsidR="00560C03" w:rsidRPr="00857AEB">
        <w:rPr>
          <w:rFonts w:ascii="Times New Roman" w:hAnsi="Times New Roman" w:cs="Times New Roman"/>
          <w:sz w:val="24"/>
          <w:szCs w:val="24"/>
          <w:vertAlign w:val="subscript"/>
        </w:rPr>
        <w:t>10</w:t>
      </w:r>
      <w:r w:rsidR="00560C03" w:rsidRPr="00857AEB">
        <w:rPr>
          <w:rFonts w:ascii="Times New Roman" w:hAnsi="Times New Roman" w:cs="Times New Roman"/>
          <w:sz w:val="24"/>
          <w:szCs w:val="24"/>
        </w:rPr>
        <w:t xml:space="preserve"> events peaked during the 2019-2020 period (Figure 5).</w:t>
      </w:r>
    </w:p>
    <w:p w14:paraId="22485CD0" w14:textId="6137D8B2" w:rsidR="008F4AA3" w:rsidRPr="00857AEB" w:rsidRDefault="007E1FA0" w:rsidP="00225FB6">
      <w:pPr>
        <w:tabs>
          <w:tab w:val="left" w:pos="466"/>
        </w:tabs>
        <w:spacing w:line="360" w:lineRule="auto"/>
        <w:jc w:val="both"/>
        <w:rPr>
          <w:rFonts w:ascii="Times New Roman" w:hAnsi="Times New Roman" w:cs="Times New Roman"/>
          <w:sz w:val="24"/>
          <w:szCs w:val="24"/>
        </w:rPr>
      </w:pPr>
      <w:r>
        <w:rPr>
          <w:noProof/>
        </w:rPr>
        <w:drawing>
          <wp:inline distT="0" distB="0" distL="0" distR="0" wp14:anchorId="67230876" wp14:editId="70E7899A">
            <wp:extent cx="5731510" cy="4478020"/>
            <wp:effectExtent l="0" t="0" r="2540" b="0"/>
            <wp:docPr id="198872836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28360" name="Picture 4"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78020"/>
                    </a:xfrm>
                    <a:prstGeom prst="rect">
                      <a:avLst/>
                    </a:prstGeom>
                    <a:noFill/>
                    <a:ln>
                      <a:noFill/>
                    </a:ln>
                  </pic:spPr>
                </pic:pic>
              </a:graphicData>
            </a:graphic>
          </wp:inline>
        </w:drawing>
      </w:r>
    </w:p>
    <w:p w14:paraId="18C49E4E" w14:textId="11F65F31" w:rsidR="00560C03" w:rsidRPr="00857AEB" w:rsidRDefault="00560C03" w:rsidP="000F6764">
      <w:pPr>
        <w:tabs>
          <w:tab w:val="left" w:pos="466"/>
        </w:tabs>
        <w:spacing w:line="240" w:lineRule="auto"/>
        <w:jc w:val="both"/>
        <w:rPr>
          <w:rFonts w:ascii="Times New Roman" w:hAnsi="Times New Roman" w:cs="Times New Roman"/>
          <w:sz w:val="24"/>
          <w:szCs w:val="24"/>
        </w:rPr>
      </w:pPr>
      <w:r w:rsidRPr="00857AEB">
        <w:rPr>
          <w:rFonts w:ascii="Times New Roman" w:hAnsi="Times New Roman" w:cs="Times New Roman"/>
          <w:sz w:val="24"/>
          <w:szCs w:val="24"/>
        </w:rPr>
        <w:t>Figure 5. Spatiotemporal distribution of air quality exceedance events in Sydney for (A)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(B)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(C)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and (D)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The numbers in brackets after the name of each air quality monitoring station indicate the total number of events for all 24 years. “X” indicates no data at all in that year. </w:t>
      </w:r>
    </w:p>
    <w:p w14:paraId="1B26C3DC" w14:textId="5CF262DD" w:rsidR="00192D1E" w:rsidRPr="00857AEB" w:rsidRDefault="00192D1E" w:rsidP="00405613">
      <w:pPr>
        <w:spacing w:line="360" w:lineRule="auto"/>
        <w:jc w:val="both"/>
        <w:rPr>
          <w:rFonts w:ascii="Times New Roman" w:hAnsi="Times New Roman" w:cs="Times New Roman"/>
          <w:sz w:val="24"/>
          <w:szCs w:val="24"/>
        </w:rPr>
      </w:pPr>
    </w:p>
    <w:p w14:paraId="342CDDCA" w14:textId="77777777" w:rsidR="005458E8" w:rsidRPr="00857AEB" w:rsidRDefault="005458E8" w:rsidP="005458E8">
      <w:pPr>
        <w:pStyle w:val="NormalWeb"/>
        <w:numPr>
          <w:ilvl w:val="0"/>
          <w:numId w:val="11"/>
        </w:numPr>
      </w:pPr>
      <w:r w:rsidRPr="00857AEB">
        <w:rPr>
          <w:rStyle w:val="Strong"/>
          <w:rFonts w:eastAsiaTheme="majorEastAsia"/>
        </w:rPr>
        <w:t>Discussion</w:t>
      </w:r>
    </w:p>
    <w:p w14:paraId="73BDBABA" w14:textId="23BAD208" w:rsidR="00225BC6" w:rsidRPr="00857AEB" w:rsidRDefault="00225BC6" w:rsidP="00225BC6">
      <w:pPr>
        <w:spacing w:line="360" w:lineRule="auto"/>
        <w:ind w:firstLine="360"/>
        <w:jc w:val="both"/>
        <w:rPr>
          <w:rFonts w:ascii="Times New Roman" w:eastAsia="Times New Roman" w:hAnsi="Times New Roman" w:cs="Times New Roman"/>
          <w:kern w:val="0"/>
          <w:sz w:val="24"/>
          <w:szCs w:val="24"/>
          <w:lang w:eastAsia="en-AU"/>
        </w:rPr>
      </w:pPr>
      <w:r w:rsidRPr="00857AEB">
        <w:rPr>
          <w:rFonts w:ascii="Times New Roman" w:hAnsi="Times New Roman" w:cs="Times New Roman"/>
          <w:sz w:val="24"/>
          <w:szCs w:val="24"/>
        </w:rPr>
        <w:t>Air quality data</w:t>
      </w:r>
      <w:r w:rsidR="003B50D6" w:rsidRPr="00857AEB">
        <w:rPr>
          <w:rFonts w:ascii="Times New Roman" w:hAnsi="Times New Roman" w:cs="Times New Roman"/>
          <w:sz w:val="24"/>
          <w:szCs w:val="24"/>
        </w:rPr>
        <w:t xml:space="preserve"> coverage make it difficult</w:t>
      </w:r>
      <w:r w:rsidRPr="00857AEB">
        <w:rPr>
          <w:rFonts w:ascii="Times New Roman" w:hAnsi="Times New Roman" w:cs="Times New Roman"/>
          <w:sz w:val="24"/>
          <w:szCs w:val="24"/>
        </w:rPr>
        <w:t xml:space="preserve"> for the evaluation of long-term, city-scale air quality, particularly in Melbourne. Long-term evaluations are significantly limited by poor data coverage. Most monitoring stations in Melbourne operate only for short periods and do not consistently monitor key pollutants, such as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and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xml:space="preserve"> (Figure 4). </w:t>
      </w:r>
      <w:r w:rsidRPr="00857AEB">
        <w:rPr>
          <w:rFonts w:ascii="Times New Roman" w:eastAsia="Times New Roman" w:hAnsi="Times New Roman" w:cs="Times New Roman"/>
          <w:kern w:val="0"/>
          <w:sz w:val="24"/>
          <w:szCs w:val="24"/>
          <w:lang w:eastAsia="en-AU"/>
        </w:rPr>
        <w:t>Sydney has a well-established and extensive air quality monitoring network, with most stations providing good data coverage. Unlike Melbourne, Sydney's stations measure both weather and air quality at the same locations, and most stations monitor all major pollutants, including PM</w:t>
      </w:r>
      <w:r w:rsidRPr="00857AEB">
        <w:rPr>
          <w:rFonts w:ascii="Times New Roman" w:eastAsia="Times New Roman" w:hAnsi="Times New Roman" w:cs="Times New Roman"/>
          <w:kern w:val="0"/>
          <w:sz w:val="24"/>
          <w:szCs w:val="24"/>
          <w:vertAlign w:val="subscript"/>
          <w:lang w:eastAsia="en-AU"/>
        </w:rPr>
        <w:t>10</w:t>
      </w:r>
      <w:r w:rsidRPr="00857AEB">
        <w:rPr>
          <w:rFonts w:ascii="Times New Roman" w:eastAsia="Times New Roman" w:hAnsi="Times New Roman" w:cs="Times New Roman"/>
          <w:kern w:val="0"/>
          <w:sz w:val="24"/>
          <w:szCs w:val="24"/>
          <w:lang w:eastAsia="en-AU"/>
        </w:rPr>
        <w:t>, PM</w:t>
      </w:r>
      <w:r w:rsidRPr="00857AEB">
        <w:rPr>
          <w:rFonts w:ascii="Times New Roman" w:eastAsia="Times New Roman" w:hAnsi="Times New Roman" w:cs="Times New Roman"/>
          <w:kern w:val="0"/>
          <w:sz w:val="24"/>
          <w:szCs w:val="24"/>
          <w:vertAlign w:val="subscript"/>
          <w:lang w:eastAsia="en-AU"/>
        </w:rPr>
        <w:t>2.5</w:t>
      </w:r>
      <w:r w:rsidRPr="00857AEB">
        <w:rPr>
          <w:rFonts w:ascii="Times New Roman" w:eastAsia="Times New Roman" w:hAnsi="Times New Roman" w:cs="Times New Roman"/>
          <w:kern w:val="0"/>
          <w:sz w:val="24"/>
          <w:szCs w:val="24"/>
          <w:lang w:eastAsia="en-AU"/>
        </w:rPr>
        <w:t>, NO</w:t>
      </w:r>
      <w:r w:rsidRPr="00857AEB">
        <w:rPr>
          <w:rFonts w:ascii="Times New Roman" w:eastAsia="Times New Roman" w:hAnsi="Times New Roman" w:cs="Times New Roman"/>
          <w:kern w:val="0"/>
          <w:sz w:val="24"/>
          <w:szCs w:val="24"/>
          <w:vertAlign w:val="subscript"/>
          <w:lang w:eastAsia="en-AU"/>
        </w:rPr>
        <w:t>2</w:t>
      </w:r>
      <w:r w:rsidRPr="00857AEB">
        <w:rPr>
          <w:rFonts w:ascii="Times New Roman" w:eastAsia="Times New Roman" w:hAnsi="Times New Roman" w:cs="Times New Roman"/>
          <w:kern w:val="0"/>
          <w:sz w:val="24"/>
          <w:szCs w:val="24"/>
          <w:lang w:eastAsia="en-AU"/>
        </w:rPr>
        <w:t>, and O</w:t>
      </w:r>
      <w:r w:rsidRPr="00857AEB">
        <w:rPr>
          <w:rFonts w:ascii="Times New Roman" w:eastAsia="Times New Roman" w:hAnsi="Times New Roman" w:cs="Times New Roman"/>
          <w:kern w:val="0"/>
          <w:sz w:val="24"/>
          <w:szCs w:val="24"/>
          <w:vertAlign w:val="subscript"/>
          <w:lang w:eastAsia="en-AU"/>
        </w:rPr>
        <w:t>3</w:t>
      </w:r>
      <w:r w:rsidR="00940189" w:rsidRPr="00857AEB">
        <w:rPr>
          <w:rFonts w:ascii="Times New Roman" w:eastAsia="Times New Roman" w:hAnsi="Times New Roman" w:cs="Times New Roman"/>
          <w:kern w:val="0"/>
          <w:sz w:val="24"/>
          <w:szCs w:val="24"/>
          <w:lang w:eastAsia="en-AU"/>
        </w:rPr>
        <w:t xml:space="preserve"> </w:t>
      </w:r>
      <w:r w:rsidR="00C83EDE" w:rsidRPr="00857AEB">
        <w:rPr>
          <w:rFonts w:ascii="Times New Roman" w:eastAsia="Times New Roman" w:hAnsi="Times New Roman" w:cs="Times New Roman"/>
          <w:kern w:val="0"/>
          <w:sz w:val="24"/>
          <w:szCs w:val="24"/>
          <w:lang w:eastAsia="en-AU"/>
        </w:rPr>
        <w:t xml:space="preserve">(EPA-NSW, 2018; </w:t>
      </w:r>
      <w:del w:id="888" w:author="Simon William Mkasimongwa" w:date="2024-11-14T10:19:00Z" w16du:dateUtc="2024-11-13T23:19:00Z">
        <w:r w:rsidR="00C83EDE" w:rsidRPr="00857AEB" w:rsidDel="009555D4">
          <w:rPr>
            <w:rFonts w:ascii="Times New Roman" w:eastAsia="Times New Roman" w:hAnsi="Times New Roman" w:cs="Times New Roman"/>
            <w:kern w:val="0"/>
            <w:sz w:val="24"/>
            <w:szCs w:val="24"/>
            <w:lang w:eastAsia="en-AU"/>
          </w:rPr>
          <w:delText xml:space="preserve">EPA-NSW, </w:delText>
        </w:r>
      </w:del>
      <w:r w:rsidR="00C83EDE" w:rsidRPr="00857AEB">
        <w:rPr>
          <w:rFonts w:ascii="Times New Roman" w:eastAsia="Times New Roman" w:hAnsi="Times New Roman" w:cs="Times New Roman"/>
          <w:kern w:val="0"/>
          <w:sz w:val="24"/>
          <w:szCs w:val="24"/>
          <w:lang w:eastAsia="en-AU"/>
        </w:rPr>
        <w:t>2020</w:t>
      </w:r>
      <w:r w:rsidR="00D2299B" w:rsidRPr="00857AEB">
        <w:rPr>
          <w:rFonts w:ascii="Times New Roman" w:eastAsia="Times New Roman" w:hAnsi="Times New Roman" w:cs="Times New Roman"/>
          <w:kern w:val="0"/>
          <w:sz w:val="24"/>
          <w:szCs w:val="24"/>
          <w:lang w:eastAsia="en-AU"/>
        </w:rPr>
        <w:t xml:space="preserve">; </w:t>
      </w:r>
      <w:del w:id="889" w:author="Simon William Mkasimongwa" w:date="2024-11-14T10:20:00Z" w16du:dateUtc="2024-11-13T23:20:00Z">
        <w:r w:rsidR="00940189" w:rsidRPr="00857AEB" w:rsidDel="009555D4">
          <w:rPr>
            <w:rFonts w:ascii="Times New Roman" w:eastAsia="Times New Roman" w:hAnsi="Times New Roman" w:cs="Times New Roman"/>
            <w:kern w:val="0"/>
            <w:sz w:val="24"/>
            <w:szCs w:val="24"/>
            <w:lang w:eastAsia="en-AU"/>
          </w:rPr>
          <w:delText xml:space="preserve">EPA-NSW, </w:delText>
        </w:r>
      </w:del>
      <w:r w:rsidR="00940189" w:rsidRPr="00857AEB">
        <w:rPr>
          <w:rFonts w:ascii="Times New Roman" w:eastAsia="Times New Roman" w:hAnsi="Times New Roman" w:cs="Times New Roman"/>
          <w:kern w:val="0"/>
          <w:sz w:val="24"/>
          <w:szCs w:val="24"/>
          <w:lang w:eastAsia="en-AU"/>
        </w:rPr>
        <w:t xml:space="preserve">2021; </w:t>
      </w:r>
      <w:del w:id="890" w:author="Simon William Mkasimongwa" w:date="2024-11-14T10:20:00Z" w16du:dateUtc="2024-11-13T23:20:00Z">
        <w:r w:rsidR="00D2299B" w:rsidRPr="00857AEB" w:rsidDel="009555D4">
          <w:rPr>
            <w:rFonts w:ascii="Times New Roman" w:eastAsia="Times New Roman" w:hAnsi="Times New Roman" w:cs="Times New Roman"/>
            <w:kern w:val="0"/>
            <w:sz w:val="24"/>
            <w:szCs w:val="24"/>
            <w:lang w:eastAsia="en-AU"/>
          </w:rPr>
          <w:delText xml:space="preserve">EPA-NSW, </w:delText>
        </w:r>
      </w:del>
      <w:r w:rsidR="00D2299B" w:rsidRPr="00857AEB">
        <w:rPr>
          <w:rFonts w:ascii="Times New Roman" w:eastAsia="Times New Roman" w:hAnsi="Times New Roman" w:cs="Times New Roman"/>
          <w:kern w:val="0"/>
          <w:sz w:val="24"/>
          <w:szCs w:val="24"/>
          <w:lang w:eastAsia="en-AU"/>
        </w:rPr>
        <w:t>2022)</w:t>
      </w:r>
      <w:r w:rsidR="00940189" w:rsidRPr="00857AEB">
        <w:rPr>
          <w:rFonts w:ascii="Times New Roman" w:eastAsia="Times New Roman" w:hAnsi="Times New Roman" w:cs="Times New Roman"/>
          <w:kern w:val="0"/>
          <w:sz w:val="24"/>
          <w:szCs w:val="24"/>
          <w:lang w:eastAsia="en-AU"/>
        </w:rPr>
        <w:t>.</w:t>
      </w:r>
    </w:p>
    <w:p w14:paraId="50B15E5E" w14:textId="112F3E24" w:rsidR="00225BC6" w:rsidRPr="00857AEB" w:rsidRDefault="00225BC6" w:rsidP="00225BC6">
      <w:pPr>
        <w:spacing w:line="360" w:lineRule="auto"/>
        <w:ind w:firstLine="360"/>
        <w:jc w:val="both"/>
        <w:rPr>
          <w:rFonts w:ascii="Times New Roman" w:eastAsia="Times New Roman" w:hAnsi="Times New Roman" w:cs="Times New Roman"/>
          <w:kern w:val="0"/>
          <w:sz w:val="24"/>
          <w:szCs w:val="24"/>
          <w:lang w:eastAsia="en-AU"/>
        </w:rPr>
      </w:pPr>
      <w:r w:rsidRPr="00857AEB">
        <w:rPr>
          <w:rFonts w:ascii="Times New Roman" w:eastAsia="Times New Roman" w:hAnsi="Times New Roman" w:cs="Times New Roman"/>
          <w:kern w:val="0"/>
          <w:sz w:val="24"/>
          <w:szCs w:val="24"/>
          <w:lang w:eastAsia="en-AU"/>
        </w:rPr>
        <w:t>The EPA-NSW and EPA-VIC use similar air quality monitoring equipment and follow the same national guidelines for monitoring pollutants (Tables 1 and 2). However, each city has a different air-quality monitoring system. The EPA</w:t>
      </w:r>
      <w:r w:rsidR="002B271F" w:rsidRPr="00857AEB">
        <w:rPr>
          <w:rFonts w:ascii="Times New Roman" w:eastAsia="Times New Roman" w:hAnsi="Times New Roman" w:cs="Times New Roman"/>
          <w:kern w:val="0"/>
          <w:sz w:val="24"/>
          <w:szCs w:val="24"/>
          <w:lang w:eastAsia="en-AU"/>
        </w:rPr>
        <w:t>-VIC</w:t>
      </w:r>
      <w:r w:rsidRPr="00857AEB">
        <w:rPr>
          <w:rFonts w:ascii="Times New Roman" w:eastAsia="Times New Roman" w:hAnsi="Times New Roman" w:cs="Times New Roman"/>
          <w:kern w:val="0"/>
          <w:sz w:val="24"/>
          <w:szCs w:val="24"/>
          <w:lang w:eastAsia="en-AU"/>
        </w:rPr>
        <w:t xml:space="preserve"> uses screening procedures to assess whether continuous monitoring of certain pollutants is necessary. If pollutant concentrations consistently remain below regulatory standards, EPA</w:t>
      </w:r>
      <w:r w:rsidR="002B271F" w:rsidRPr="00857AEB">
        <w:rPr>
          <w:rFonts w:ascii="Times New Roman" w:eastAsia="Times New Roman" w:hAnsi="Times New Roman" w:cs="Times New Roman"/>
          <w:kern w:val="0"/>
          <w:sz w:val="24"/>
          <w:szCs w:val="24"/>
          <w:lang w:eastAsia="en-AU"/>
        </w:rPr>
        <w:t>-VIC</w:t>
      </w:r>
      <w:r w:rsidRPr="00857AEB">
        <w:rPr>
          <w:rFonts w:ascii="Times New Roman" w:eastAsia="Times New Roman" w:hAnsi="Times New Roman" w:cs="Times New Roman"/>
          <w:kern w:val="0"/>
          <w:sz w:val="24"/>
          <w:szCs w:val="24"/>
          <w:lang w:eastAsia="en-AU"/>
        </w:rPr>
        <w:t xml:space="preserve"> may reduce, eliminate, or relocate monitoring to </w:t>
      </w:r>
      <w:r w:rsidR="002B271F" w:rsidRPr="00857AEB">
        <w:rPr>
          <w:rFonts w:ascii="Times New Roman" w:eastAsia="Times New Roman" w:hAnsi="Times New Roman" w:cs="Times New Roman"/>
          <w:kern w:val="0"/>
          <w:sz w:val="24"/>
          <w:szCs w:val="24"/>
          <w:lang w:eastAsia="en-AU"/>
        </w:rPr>
        <w:t>other</w:t>
      </w:r>
      <w:r w:rsidRPr="00857AEB">
        <w:rPr>
          <w:rFonts w:ascii="Times New Roman" w:eastAsia="Times New Roman" w:hAnsi="Times New Roman" w:cs="Times New Roman"/>
          <w:kern w:val="0"/>
          <w:sz w:val="24"/>
          <w:szCs w:val="24"/>
          <w:lang w:eastAsia="en-AU"/>
        </w:rPr>
        <w:t xml:space="preserve"> areas (EPA</w:t>
      </w:r>
      <w:r w:rsidR="003E64ED" w:rsidRPr="00857AEB">
        <w:rPr>
          <w:rFonts w:ascii="Times New Roman" w:eastAsia="Times New Roman" w:hAnsi="Times New Roman" w:cs="Times New Roman"/>
          <w:kern w:val="0"/>
          <w:sz w:val="24"/>
          <w:szCs w:val="24"/>
          <w:lang w:eastAsia="en-AU"/>
        </w:rPr>
        <w:t>-VIC</w:t>
      </w:r>
      <w:r w:rsidRPr="00857AEB">
        <w:rPr>
          <w:rFonts w:ascii="Times New Roman" w:eastAsia="Times New Roman" w:hAnsi="Times New Roman" w:cs="Times New Roman"/>
          <w:kern w:val="0"/>
          <w:sz w:val="24"/>
          <w:szCs w:val="24"/>
          <w:lang w:eastAsia="en-AU"/>
        </w:rPr>
        <w:t>, 2022). For instance, the RMIT station was permanently closed in 2006, followed by discontinuation of O</w:t>
      </w:r>
      <w:r w:rsidRPr="00857AEB">
        <w:rPr>
          <w:rFonts w:ascii="Times New Roman" w:eastAsia="Times New Roman" w:hAnsi="Times New Roman" w:cs="Times New Roman"/>
          <w:kern w:val="0"/>
          <w:sz w:val="24"/>
          <w:szCs w:val="24"/>
          <w:vertAlign w:val="subscript"/>
          <w:lang w:eastAsia="en-AU"/>
        </w:rPr>
        <w:t>3</w:t>
      </w:r>
      <w:r w:rsidRPr="00857AEB">
        <w:rPr>
          <w:rFonts w:ascii="Times New Roman" w:eastAsia="Times New Roman" w:hAnsi="Times New Roman" w:cs="Times New Roman"/>
          <w:kern w:val="0"/>
          <w:sz w:val="24"/>
          <w:szCs w:val="24"/>
          <w:lang w:eastAsia="en-AU"/>
        </w:rPr>
        <w:t xml:space="preserve"> monitoring at Moorooduc in May 2006</w:t>
      </w:r>
      <w:r w:rsidR="00575E3C" w:rsidRPr="00857AEB">
        <w:rPr>
          <w:rFonts w:ascii="Times New Roman" w:eastAsia="Times New Roman" w:hAnsi="Times New Roman" w:cs="Times New Roman"/>
          <w:kern w:val="0"/>
          <w:sz w:val="24"/>
          <w:szCs w:val="24"/>
          <w:lang w:eastAsia="en-AU"/>
        </w:rPr>
        <w:t xml:space="preserve"> (EPA-VIC, 2007)</w:t>
      </w:r>
      <w:r w:rsidRPr="00857AEB">
        <w:rPr>
          <w:rFonts w:ascii="Times New Roman" w:eastAsia="Times New Roman" w:hAnsi="Times New Roman" w:cs="Times New Roman"/>
          <w:kern w:val="0"/>
          <w:sz w:val="24"/>
          <w:szCs w:val="24"/>
          <w:lang w:eastAsia="en-AU"/>
        </w:rPr>
        <w:t>. In March 2011, O</w:t>
      </w:r>
      <w:r w:rsidRPr="00857AEB">
        <w:rPr>
          <w:rFonts w:ascii="Times New Roman" w:eastAsia="Times New Roman" w:hAnsi="Times New Roman" w:cs="Times New Roman"/>
          <w:kern w:val="0"/>
          <w:sz w:val="24"/>
          <w:szCs w:val="24"/>
          <w:vertAlign w:val="subscript"/>
          <w:lang w:eastAsia="en-AU"/>
        </w:rPr>
        <w:t>3</w:t>
      </w:r>
      <w:r w:rsidRPr="00857AEB">
        <w:rPr>
          <w:rFonts w:ascii="Times New Roman" w:eastAsia="Times New Roman" w:hAnsi="Times New Roman" w:cs="Times New Roman"/>
          <w:kern w:val="0"/>
          <w:sz w:val="24"/>
          <w:szCs w:val="24"/>
          <w:lang w:eastAsia="en-AU"/>
        </w:rPr>
        <w:t xml:space="preserve"> monitoring ceased at Point Henry Station</w:t>
      </w:r>
      <w:r w:rsidR="00454CA7" w:rsidRPr="00857AEB">
        <w:rPr>
          <w:rFonts w:ascii="Times New Roman" w:eastAsia="Times New Roman" w:hAnsi="Times New Roman" w:cs="Times New Roman"/>
          <w:kern w:val="0"/>
          <w:sz w:val="24"/>
          <w:szCs w:val="24"/>
          <w:lang w:eastAsia="en-AU"/>
        </w:rPr>
        <w:t xml:space="preserve"> (EPA-VIC, 2012)</w:t>
      </w:r>
      <w:r w:rsidRPr="00857AEB">
        <w:rPr>
          <w:rFonts w:ascii="Times New Roman" w:eastAsia="Times New Roman" w:hAnsi="Times New Roman" w:cs="Times New Roman"/>
          <w:kern w:val="0"/>
          <w:sz w:val="24"/>
          <w:szCs w:val="24"/>
          <w:lang w:eastAsia="en-AU"/>
        </w:rPr>
        <w:t>, and Richmond Station closed in 2016. Additionally, O</w:t>
      </w:r>
      <w:r w:rsidRPr="00857AEB">
        <w:rPr>
          <w:rFonts w:ascii="Times New Roman" w:eastAsia="Times New Roman" w:hAnsi="Times New Roman" w:cs="Times New Roman"/>
          <w:kern w:val="0"/>
          <w:sz w:val="24"/>
          <w:szCs w:val="24"/>
          <w:vertAlign w:val="subscript"/>
          <w:lang w:eastAsia="en-AU"/>
        </w:rPr>
        <w:t>3</w:t>
      </w:r>
      <w:r w:rsidRPr="00857AEB">
        <w:rPr>
          <w:rFonts w:ascii="Times New Roman" w:eastAsia="Times New Roman" w:hAnsi="Times New Roman" w:cs="Times New Roman"/>
          <w:kern w:val="0"/>
          <w:sz w:val="24"/>
          <w:szCs w:val="24"/>
          <w:lang w:eastAsia="en-AU"/>
        </w:rPr>
        <w:t xml:space="preserve"> monitoring at Brighton, Dandenong, Melton, Mooroolbark, and Point Cook was conducted only during the summer months, when O</w:t>
      </w:r>
      <w:r w:rsidRPr="00857AEB">
        <w:rPr>
          <w:rFonts w:ascii="Times New Roman" w:eastAsia="Times New Roman" w:hAnsi="Times New Roman" w:cs="Times New Roman"/>
          <w:kern w:val="0"/>
          <w:sz w:val="24"/>
          <w:szCs w:val="24"/>
          <w:vertAlign w:val="subscript"/>
          <w:lang w:eastAsia="en-AU"/>
        </w:rPr>
        <w:t>3</w:t>
      </w:r>
      <w:r w:rsidRPr="00857AEB">
        <w:rPr>
          <w:rFonts w:ascii="Times New Roman" w:eastAsia="Times New Roman" w:hAnsi="Times New Roman" w:cs="Times New Roman"/>
          <w:kern w:val="0"/>
          <w:sz w:val="24"/>
          <w:szCs w:val="24"/>
          <w:lang w:eastAsia="en-AU"/>
        </w:rPr>
        <w:t xml:space="preserve"> levels are typically higher</w:t>
      </w:r>
      <w:r w:rsidR="00C949BC" w:rsidRPr="00857AEB">
        <w:rPr>
          <w:rFonts w:ascii="Times New Roman" w:eastAsia="Times New Roman" w:hAnsi="Times New Roman" w:cs="Times New Roman"/>
          <w:kern w:val="0"/>
          <w:sz w:val="24"/>
          <w:szCs w:val="24"/>
          <w:lang w:eastAsia="en-AU"/>
        </w:rPr>
        <w:t xml:space="preserve"> (EPA-VIC, 2017)</w:t>
      </w:r>
      <w:r w:rsidRPr="00857AEB">
        <w:rPr>
          <w:rFonts w:ascii="Times New Roman" w:eastAsia="Times New Roman" w:hAnsi="Times New Roman" w:cs="Times New Roman"/>
          <w:kern w:val="0"/>
          <w:sz w:val="24"/>
          <w:szCs w:val="24"/>
          <w:lang w:eastAsia="en-AU"/>
        </w:rPr>
        <w:t>. In early 2021, the Footscray monitoring station, which had previously monitored all key pollutants, was relocated to Melbourne CBD, which only monitors NO</w:t>
      </w:r>
      <w:r w:rsidRPr="00857AEB">
        <w:rPr>
          <w:rFonts w:ascii="Times New Roman" w:eastAsia="Times New Roman" w:hAnsi="Times New Roman" w:cs="Times New Roman"/>
          <w:kern w:val="0"/>
          <w:sz w:val="24"/>
          <w:szCs w:val="24"/>
          <w:vertAlign w:val="subscript"/>
          <w:lang w:eastAsia="en-AU"/>
        </w:rPr>
        <w:t>2</w:t>
      </w:r>
      <w:r w:rsidRPr="00857AEB">
        <w:rPr>
          <w:rFonts w:ascii="Times New Roman" w:eastAsia="Times New Roman" w:hAnsi="Times New Roman" w:cs="Times New Roman"/>
          <w:kern w:val="0"/>
          <w:sz w:val="24"/>
          <w:szCs w:val="24"/>
          <w:lang w:eastAsia="en-AU"/>
        </w:rPr>
        <w:t xml:space="preserve"> and PM</w:t>
      </w:r>
      <w:r w:rsidRPr="00857AEB">
        <w:rPr>
          <w:rFonts w:ascii="Times New Roman" w:eastAsia="Times New Roman" w:hAnsi="Times New Roman" w:cs="Times New Roman"/>
          <w:kern w:val="0"/>
          <w:sz w:val="24"/>
          <w:szCs w:val="24"/>
          <w:vertAlign w:val="subscript"/>
          <w:lang w:eastAsia="en-AU"/>
        </w:rPr>
        <w:t>2.5</w:t>
      </w:r>
      <w:r w:rsidR="00614759" w:rsidRPr="00857AEB">
        <w:rPr>
          <w:rFonts w:ascii="Times New Roman" w:eastAsia="Times New Roman" w:hAnsi="Times New Roman" w:cs="Times New Roman"/>
          <w:kern w:val="0"/>
          <w:sz w:val="24"/>
          <w:szCs w:val="24"/>
          <w:lang w:eastAsia="en-AU"/>
        </w:rPr>
        <w:t xml:space="preserve"> (EPA-VIC, 2022)</w:t>
      </w:r>
    </w:p>
    <w:p w14:paraId="3F7E0C19" w14:textId="789BE2DE" w:rsidR="00225BC6" w:rsidRPr="00857AEB" w:rsidRDefault="00225BC6" w:rsidP="00225BC6">
      <w:pPr>
        <w:pStyle w:val="NormalWeb"/>
        <w:spacing w:line="360" w:lineRule="auto"/>
        <w:ind w:firstLine="360"/>
        <w:jc w:val="both"/>
      </w:pPr>
      <w:r w:rsidRPr="00857AEB">
        <w:t>However, this approach carries several risks. The frequent relocation of stations compromises their ability to track long-term trends, resulting in poor data coverage. Additionally, Inconsistent monitoring in Melbourne makes it difficult to understand the real changes in air quality. Without comprehensive data coverage, the extent of air pollution is unclear, which could lead to underestimation of pollution levels. Poor monitoring coverage may miss high-pollution areas or critical high-pollution events, resulting in trends that inaccurately indicate compliance. Without consistent long-term monitoring, it is difficult to determine whether the observed improvements in air quality are genuine or simply a result of insufficient data. For instance, Figure 3 shows a decreasing trend in NO</w:t>
      </w:r>
      <w:r w:rsidRPr="00857AEB">
        <w:rPr>
          <w:vertAlign w:val="subscript"/>
        </w:rPr>
        <w:t>2</w:t>
      </w:r>
      <w:r w:rsidRPr="00857AEB">
        <w:t xml:space="preserve"> concentrations that comply with national standards</w:t>
      </w:r>
      <w:r w:rsidR="00614759" w:rsidRPr="00857AEB">
        <w:t xml:space="preserve"> in Melbourne</w:t>
      </w:r>
      <w:r w:rsidRPr="00857AEB">
        <w:t>; however, this trend may be misleading because of the reduction in the number of stations, particularly those with high pollution levels.</w:t>
      </w:r>
    </w:p>
    <w:p w14:paraId="61A2EDA7" w14:textId="7BC6F45A" w:rsidR="00225BC6" w:rsidRDefault="00225BC6" w:rsidP="00225BC6">
      <w:pPr>
        <w:spacing w:line="360" w:lineRule="auto"/>
        <w:ind w:firstLine="360"/>
        <w:jc w:val="both"/>
        <w:rPr>
          <w:rFonts w:ascii="Times New Roman" w:eastAsia="Times New Roman" w:hAnsi="Times New Roman" w:cs="Times New Roman"/>
          <w:kern w:val="0"/>
          <w:sz w:val="24"/>
          <w:szCs w:val="24"/>
          <w:lang w:eastAsia="en-AU"/>
        </w:rPr>
      </w:pPr>
      <w:r w:rsidRPr="00857AEB">
        <w:rPr>
          <w:rFonts w:ascii="Times New Roman" w:eastAsia="Times New Roman" w:hAnsi="Times New Roman" w:cs="Times New Roman"/>
          <w:kern w:val="0"/>
          <w:sz w:val="24"/>
          <w:szCs w:val="24"/>
          <w:lang w:eastAsia="en-AU"/>
        </w:rPr>
        <w:t xml:space="preserve">Despite the limitations in data coverage for both cities, the available </w:t>
      </w:r>
      <w:r w:rsidR="00614759" w:rsidRPr="00857AEB">
        <w:rPr>
          <w:rFonts w:ascii="Times New Roman" w:eastAsia="Times New Roman" w:hAnsi="Times New Roman" w:cs="Times New Roman"/>
          <w:kern w:val="0"/>
          <w:sz w:val="24"/>
          <w:szCs w:val="24"/>
          <w:lang w:eastAsia="en-AU"/>
        </w:rPr>
        <w:t>data</w:t>
      </w:r>
      <w:r w:rsidRPr="00857AEB">
        <w:rPr>
          <w:rFonts w:ascii="Times New Roman" w:eastAsia="Times New Roman" w:hAnsi="Times New Roman" w:cs="Times New Roman"/>
          <w:kern w:val="0"/>
          <w:sz w:val="24"/>
          <w:szCs w:val="24"/>
          <w:lang w:eastAsia="en-AU"/>
        </w:rPr>
        <w:t xml:space="preserve"> highlight a pressing issue that demands further research owing to its serious public health implications. The data revealed that residents in both Melbourne and Sydney are frequently exposed to air pollution exceedance events, particularly multi-pollutant exceedance events. This means that people are simultaneously exposed to a dangerous mix of harmful pollutants, each exceeding the health threshold and reaching hazardous concentration levels at the same time (</w:t>
      </w:r>
      <w:del w:id="891" w:author="Simon William Mkasimongwa" w:date="2024-11-15T11:45:00Z" w16du:dateUtc="2024-11-15T00:45:00Z">
        <w:r w:rsidRPr="00857AEB" w:rsidDel="000E0384">
          <w:rPr>
            <w:rFonts w:ascii="Times New Roman" w:eastAsia="Times New Roman" w:hAnsi="Times New Roman" w:cs="Times New Roman"/>
            <w:kern w:val="0"/>
            <w:sz w:val="24"/>
            <w:szCs w:val="24"/>
            <w:lang w:eastAsia="en-AU"/>
          </w:rPr>
          <w:delText>Figure 5</w:delText>
        </w:r>
      </w:del>
      <w:ins w:id="892" w:author="Simon William Mkasimongwa" w:date="2024-11-15T11:45:00Z" w16du:dateUtc="2024-11-15T00:45:00Z">
        <w:r w:rsidR="000E0384">
          <w:rPr>
            <w:rFonts w:ascii="Times New Roman" w:eastAsia="Times New Roman" w:hAnsi="Times New Roman" w:cs="Times New Roman"/>
            <w:kern w:val="0"/>
            <w:sz w:val="24"/>
            <w:szCs w:val="24"/>
            <w:lang w:eastAsia="en-AU"/>
          </w:rPr>
          <w:t>Table 4</w:t>
        </w:r>
      </w:ins>
      <w:r w:rsidRPr="00857AEB">
        <w:rPr>
          <w:rFonts w:ascii="Times New Roman" w:eastAsia="Times New Roman" w:hAnsi="Times New Roman" w:cs="Times New Roman"/>
          <w:kern w:val="0"/>
          <w:sz w:val="24"/>
          <w:szCs w:val="24"/>
          <w:lang w:eastAsia="en-AU"/>
        </w:rPr>
        <w:t>).</w:t>
      </w:r>
    </w:p>
    <w:p w14:paraId="42194F7F" w14:textId="3AD25F31" w:rsidR="00292836" w:rsidRPr="00646359" w:rsidRDefault="00292836" w:rsidP="00292836">
      <w:pPr>
        <w:spacing w:line="360" w:lineRule="auto"/>
        <w:ind w:firstLine="360"/>
        <w:jc w:val="both"/>
        <w:rPr>
          <w:rFonts w:ascii="Times New Roman" w:hAnsi="Times New Roman" w:cs="Times New Roman"/>
          <w:sz w:val="24"/>
          <w:szCs w:val="24"/>
        </w:rPr>
      </w:pPr>
      <w:r w:rsidRPr="00646359">
        <w:rPr>
          <w:rFonts w:ascii="Times New Roman" w:hAnsi="Times New Roman" w:cs="Times New Roman"/>
          <w:sz w:val="24"/>
          <w:szCs w:val="24"/>
        </w:rPr>
        <w:t xml:space="preserve">The frequency of </w:t>
      </w:r>
      <w:r w:rsidR="00C24EF8" w:rsidRPr="00646359">
        <w:rPr>
          <w:rFonts w:ascii="Times New Roman" w:hAnsi="Times New Roman" w:cs="Times New Roman"/>
          <w:sz w:val="24"/>
          <w:szCs w:val="24"/>
        </w:rPr>
        <w:t>th</w:t>
      </w:r>
      <w:r w:rsidR="00646359" w:rsidRPr="00646359">
        <w:rPr>
          <w:rFonts w:ascii="Times New Roman" w:hAnsi="Times New Roman" w:cs="Times New Roman"/>
          <w:sz w:val="24"/>
          <w:szCs w:val="24"/>
        </w:rPr>
        <w:t xml:space="preserve">ese </w:t>
      </w:r>
      <w:r w:rsidR="009725C3" w:rsidRPr="00646359">
        <w:rPr>
          <w:rFonts w:ascii="Times New Roman" w:hAnsi="Times New Roman" w:cs="Times New Roman"/>
          <w:sz w:val="24"/>
          <w:szCs w:val="24"/>
        </w:rPr>
        <w:t>events</w:t>
      </w:r>
      <w:r w:rsidRPr="00646359">
        <w:rPr>
          <w:rFonts w:ascii="Times New Roman" w:hAnsi="Times New Roman" w:cs="Times New Roman"/>
          <w:sz w:val="24"/>
          <w:szCs w:val="24"/>
        </w:rPr>
        <w:t xml:space="preserve"> varies </w:t>
      </w:r>
      <w:proofErr w:type="gramStart"/>
      <w:r w:rsidRPr="00646359">
        <w:rPr>
          <w:rFonts w:ascii="Times New Roman" w:hAnsi="Times New Roman" w:cs="Times New Roman"/>
          <w:sz w:val="24"/>
          <w:szCs w:val="24"/>
        </w:rPr>
        <w:t>seasonally,</w:t>
      </w:r>
      <w:r w:rsidR="009725C3" w:rsidRPr="00646359">
        <w:rPr>
          <w:rFonts w:ascii="Times New Roman" w:hAnsi="Times New Roman" w:cs="Times New Roman"/>
          <w:sz w:val="24"/>
          <w:szCs w:val="24"/>
        </w:rPr>
        <w:t xml:space="preserve"> and</w:t>
      </w:r>
      <w:proofErr w:type="gramEnd"/>
      <w:r w:rsidRPr="00646359">
        <w:rPr>
          <w:rFonts w:ascii="Times New Roman" w:hAnsi="Times New Roman" w:cs="Times New Roman"/>
          <w:sz w:val="24"/>
          <w:szCs w:val="24"/>
        </w:rPr>
        <w:t xml:space="preserve"> influenced by both natural events and human activities. O</w:t>
      </w:r>
      <w:r w:rsidRPr="00646359">
        <w:rPr>
          <w:rFonts w:ascii="Times New Roman" w:hAnsi="Times New Roman" w:cs="Times New Roman"/>
          <w:sz w:val="24"/>
          <w:szCs w:val="24"/>
          <w:vertAlign w:val="subscript"/>
        </w:rPr>
        <w:t>3</w:t>
      </w:r>
      <w:r w:rsidRPr="00646359">
        <w:rPr>
          <w:rFonts w:ascii="Times New Roman" w:hAnsi="Times New Roman" w:cs="Times New Roman"/>
          <w:sz w:val="24"/>
          <w:szCs w:val="24"/>
        </w:rPr>
        <w:t xml:space="preserve"> events increase during spring and summer in both cities and are driven by elevated temperatures and sunlight, which promote photochemical reactions (</w:t>
      </w:r>
      <w:proofErr w:type="spellStart"/>
      <w:r w:rsidRPr="00646359">
        <w:rPr>
          <w:rFonts w:ascii="Times New Roman" w:hAnsi="Times New Roman" w:cs="Times New Roman"/>
          <w:sz w:val="24"/>
          <w:szCs w:val="24"/>
        </w:rPr>
        <w:t>Utembe</w:t>
      </w:r>
      <w:proofErr w:type="spellEnd"/>
      <w:r w:rsidRPr="00646359">
        <w:rPr>
          <w:rFonts w:ascii="Times New Roman" w:hAnsi="Times New Roman" w:cs="Times New Roman"/>
          <w:sz w:val="24"/>
          <w:szCs w:val="24"/>
        </w:rPr>
        <w:t xml:space="preserve"> et al., 2018; Duc et al., 2022). In Sydney, O</w:t>
      </w:r>
      <w:r w:rsidRPr="00646359">
        <w:rPr>
          <w:rFonts w:ascii="Times New Roman" w:hAnsi="Times New Roman" w:cs="Times New Roman"/>
          <w:sz w:val="24"/>
          <w:szCs w:val="24"/>
          <w:vertAlign w:val="subscript"/>
        </w:rPr>
        <w:t>3</w:t>
      </w:r>
      <w:r w:rsidRPr="00646359">
        <w:rPr>
          <w:rFonts w:ascii="Times New Roman" w:hAnsi="Times New Roman" w:cs="Times New Roman"/>
          <w:sz w:val="24"/>
          <w:szCs w:val="24"/>
        </w:rPr>
        <w:t xml:space="preserve"> events are frequently high at sites such as Rozelle and Liverpool, which are significantly influenced by traffic emissions and industrial activities (EPA-NSW, 2021). Similarly, in Melbourne, O</w:t>
      </w:r>
      <w:r w:rsidRPr="00646359">
        <w:rPr>
          <w:rFonts w:ascii="Times New Roman" w:hAnsi="Times New Roman" w:cs="Times New Roman"/>
          <w:sz w:val="24"/>
          <w:szCs w:val="24"/>
          <w:vertAlign w:val="subscript"/>
        </w:rPr>
        <w:t>3</w:t>
      </w:r>
      <w:r w:rsidRPr="00646359">
        <w:rPr>
          <w:rFonts w:ascii="Times New Roman" w:hAnsi="Times New Roman" w:cs="Times New Roman"/>
          <w:sz w:val="24"/>
          <w:szCs w:val="24"/>
        </w:rPr>
        <w:t xml:space="preserve"> events increased on hot summer days, particularly in suburban areas such as Alphington and Dandenong, owing to a combination of vehicle emissions and high temperatures (Emmerson &amp; </w:t>
      </w:r>
      <w:proofErr w:type="spellStart"/>
      <w:r w:rsidRPr="00646359">
        <w:rPr>
          <w:rFonts w:ascii="Times New Roman" w:hAnsi="Times New Roman" w:cs="Times New Roman"/>
          <w:sz w:val="24"/>
          <w:szCs w:val="24"/>
        </w:rPr>
        <w:t>Keywood</w:t>
      </w:r>
      <w:proofErr w:type="spellEnd"/>
      <w:r w:rsidRPr="00646359">
        <w:rPr>
          <w:rFonts w:ascii="Times New Roman" w:hAnsi="Times New Roman" w:cs="Times New Roman"/>
          <w:sz w:val="24"/>
          <w:szCs w:val="24"/>
        </w:rPr>
        <w:t>, 2021; EPA-VIC, 2022).</w:t>
      </w:r>
    </w:p>
    <w:p w14:paraId="600BA097" w14:textId="77777777" w:rsidR="00292836" w:rsidRPr="00646359" w:rsidRDefault="00292836" w:rsidP="00292836">
      <w:pPr>
        <w:spacing w:line="360" w:lineRule="auto"/>
        <w:ind w:firstLine="360"/>
        <w:jc w:val="both"/>
        <w:rPr>
          <w:rFonts w:ascii="Times New Roman" w:hAnsi="Times New Roman" w:cs="Times New Roman"/>
          <w:sz w:val="24"/>
          <w:szCs w:val="24"/>
        </w:rPr>
      </w:pPr>
      <w:r w:rsidRPr="00646359">
        <w:rPr>
          <w:rFonts w:ascii="Times New Roman" w:hAnsi="Times New Roman" w:cs="Times New Roman"/>
          <w:sz w:val="24"/>
          <w:szCs w:val="24"/>
        </w:rPr>
        <w:t>PM</w:t>
      </w:r>
      <w:r w:rsidRPr="00646359">
        <w:rPr>
          <w:rFonts w:ascii="Times New Roman" w:hAnsi="Times New Roman" w:cs="Times New Roman"/>
          <w:sz w:val="24"/>
          <w:szCs w:val="24"/>
          <w:vertAlign w:val="subscript"/>
        </w:rPr>
        <w:t xml:space="preserve">2.5 </w:t>
      </w:r>
      <w:r w:rsidRPr="00646359">
        <w:rPr>
          <w:rFonts w:ascii="Times New Roman" w:hAnsi="Times New Roman" w:cs="Times New Roman"/>
          <w:sz w:val="24"/>
          <w:szCs w:val="24"/>
        </w:rPr>
        <w:t>and PM</w:t>
      </w:r>
      <w:r w:rsidRPr="00646359">
        <w:rPr>
          <w:rFonts w:ascii="Times New Roman" w:hAnsi="Times New Roman" w:cs="Times New Roman"/>
          <w:sz w:val="24"/>
          <w:szCs w:val="24"/>
          <w:vertAlign w:val="subscript"/>
        </w:rPr>
        <w:t>10</w:t>
      </w:r>
      <w:r w:rsidRPr="00646359">
        <w:rPr>
          <w:rFonts w:ascii="Times New Roman" w:hAnsi="Times New Roman" w:cs="Times New Roman"/>
          <w:sz w:val="24"/>
          <w:szCs w:val="24"/>
        </w:rPr>
        <w:t xml:space="preserve"> events increased in warmer months and in winter in both cities. In Sydney, bushfires significantly affected air quality between November and January, with PM</w:t>
      </w:r>
      <w:r w:rsidRPr="00646359">
        <w:rPr>
          <w:rFonts w:ascii="Times New Roman" w:hAnsi="Times New Roman" w:cs="Times New Roman"/>
          <w:sz w:val="24"/>
          <w:szCs w:val="24"/>
          <w:vertAlign w:val="subscript"/>
        </w:rPr>
        <w:t>10</w:t>
      </w:r>
      <w:r w:rsidRPr="00646359">
        <w:rPr>
          <w:rFonts w:ascii="Times New Roman" w:hAnsi="Times New Roman" w:cs="Times New Roman"/>
          <w:sz w:val="24"/>
          <w:szCs w:val="24"/>
        </w:rPr>
        <w:t xml:space="preserve"> events recorded in areas such as Richmond and Prospect (EPA-NSW, 2020; EPA-NSW, 2021). Similarly, in Melbourne, PM</w:t>
      </w:r>
      <w:r w:rsidRPr="00646359">
        <w:rPr>
          <w:rFonts w:ascii="Times New Roman" w:hAnsi="Times New Roman" w:cs="Times New Roman"/>
          <w:sz w:val="24"/>
          <w:szCs w:val="24"/>
          <w:vertAlign w:val="subscript"/>
        </w:rPr>
        <w:t>2.5</w:t>
      </w:r>
      <w:r w:rsidRPr="00646359">
        <w:rPr>
          <w:rFonts w:ascii="Times New Roman" w:hAnsi="Times New Roman" w:cs="Times New Roman"/>
          <w:sz w:val="24"/>
          <w:szCs w:val="24"/>
        </w:rPr>
        <w:t>, and PM</w:t>
      </w:r>
      <w:r w:rsidRPr="00646359">
        <w:rPr>
          <w:rFonts w:ascii="Times New Roman" w:hAnsi="Times New Roman" w:cs="Times New Roman"/>
          <w:sz w:val="24"/>
          <w:szCs w:val="24"/>
          <w:vertAlign w:val="subscript"/>
        </w:rPr>
        <w:t>10</w:t>
      </w:r>
      <w:r w:rsidRPr="00646359">
        <w:rPr>
          <w:rFonts w:ascii="Times New Roman" w:hAnsi="Times New Roman" w:cs="Times New Roman"/>
          <w:sz w:val="24"/>
          <w:szCs w:val="24"/>
        </w:rPr>
        <w:t xml:space="preserve"> events increased during May and July owing to the use of wood heaters and bushfires, with exceedances noted in areas such as Footscray and Alphington. High PM</w:t>
      </w:r>
      <w:r w:rsidRPr="00646359">
        <w:rPr>
          <w:rFonts w:ascii="Times New Roman" w:hAnsi="Times New Roman" w:cs="Times New Roman"/>
          <w:sz w:val="24"/>
          <w:szCs w:val="24"/>
          <w:vertAlign w:val="subscript"/>
        </w:rPr>
        <w:t>10</w:t>
      </w:r>
      <w:r w:rsidRPr="00646359">
        <w:rPr>
          <w:rFonts w:ascii="Times New Roman" w:hAnsi="Times New Roman" w:cs="Times New Roman"/>
          <w:sz w:val="24"/>
          <w:szCs w:val="24"/>
        </w:rPr>
        <w:t xml:space="preserve"> events in Melbourne are frequently recorded in the industrial area of Brooklyn, particularly during late winter and spring. These elevated levels are driven by dust storms and heavy industrial activities in the area (EPA-VIC, 2018; EPA-VIC, 2020; EPA-VIC, 2022).</w:t>
      </w:r>
    </w:p>
    <w:p w14:paraId="271047AD" w14:textId="0C84D991" w:rsidR="00292836" w:rsidRPr="009725C3" w:rsidRDefault="00292836" w:rsidP="009725C3">
      <w:pPr>
        <w:spacing w:line="360" w:lineRule="auto"/>
        <w:ind w:firstLine="360"/>
        <w:jc w:val="both"/>
        <w:rPr>
          <w:rFonts w:ascii="Times New Roman" w:hAnsi="Times New Roman" w:cs="Times New Roman"/>
          <w:sz w:val="24"/>
          <w:szCs w:val="24"/>
        </w:rPr>
      </w:pPr>
      <w:r w:rsidRPr="00646359">
        <w:rPr>
          <w:rFonts w:ascii="Times New Roman" w:hAnsi="Times New Roman" w:cs="Times New Roman"/>
          <w:sz w:val="24"/>
          <w:szCs w:val="24"/>
        </w:rPr>
        <w:t>NO</w:t>
      </w:r>
      <w:r w:rsidRPr="00646359">
        <w:rPr>
          <w:rFonts w:ascii="Times New Roman" w:hAnsi="Times New Roman" w:cs="Times New Roman"/>
          <w:sz w:val="24"/>
          <w:szCs w:val="24"/>
          <w:vertAlign w:val="subscript"/>
        </w:rPr>
        <w:t>2</w:t>
      </w:r>
      <w:r w:rsidRPr="00646359">
        <w:rPr>
          <w:rFonts w:ascii="Times New Roman" w:hAnsi="Times New Roman" w:cs="Times New Roman"/>
          <w:sz w:val="24"/>
          <w:szCs w:val="24"/>
        </w:rPr>
        <w:t xml:space="preserve"> exceedances are frequently recorded near highways and industrial areas in both Sydney and Melbourne (Kendrick et al., 2015; Ryan et al., 2018; Cowie et al., 2019; Haddad &amp; </w:t>
      </w:r>
      <w:proofErr w:type="spellStart"/>
      <w:r w:rsidRPr="00646359">
        <w:rPr>
          <w:rFonts w:ascii="Times New Roman" w:hAnsi="Times New Roman" w:cs="Times New Roman"/>
          <w:sz w:val="24"/>
          <w:szCs w:val="24"/>
        </w:rPr>
        <w:t>Vizakos</w:t>
      </w:r>
      <w:proofErr w:type="spellEnd"/>
      <w:r w:rsidRPr="00646359">
        <w:rPr>
          <w:rFonts w:ascii="Times New Roman" w:hAnsi="Times New Roman" w:cs="Times New Roman"/>
          <w:sz w:val="24"/>
          <w:szCs w:val="24"/>
        </w:rPr>
        <w:t xml:space="preserve">, 2020). In Sydney, this is particularly notable in Chullora and Rozelle, and in Melbourne, in Altona North, where heavy traffic during rush hours and industrial activities </w:t>
      </w:r>
      <w:proofErr w:type="gramStart"/>
      <w:r w:rsidRPr="00646359">
        <w:rPr>
          <w:rFonts w:ascii="Times New Roman" w:hAnsi="Times New Roman" w:cs="Times New Roman"/>
          <w:sz w:val="24"/>
          <w:szCs w:val="24"/>
        </w:rPr>
        <w:t>drive</w:t>
      </w:r>
      <w:proofErr w:type="gramEnd"/>
      <w:r w:rsidRPr="00646359">
        <w:rPr>
          <w:rFonts w:ascii="Times New Roman" w:hAnsi="Times New Roman" w:cs="Times New Roman"/>
          <w:sz w:val="24"/>
          <w:szCs w:val="24"/>
        </w:rPr>
        <w:t xml:space="preserve"> increased NO</w:t>
      </w:r>
      <w:r w:rsidRPr="00646359">
        <w:rPr>
          <w:rFonts w:ascii="Times New Roman" w:hAnsi="Times New Roman" w:cs="Times New Roman"/>
          <w:sz w:val="24"/>
          <w:szCs w:val="24"/>
          <w:vertAlign w:val="subscript"/>
        </w:rPr>
        <w:t>2</w:t>
      </w:r>
      <w:r w:rsidRPr="00646359">
        <w:rPr>
          <w:rFonts w:ascii="Times New Roman" w:hAnsi="Times New Roman" w:cs="Times New Roman"/>
          <w:sz w:val="24"/>
          <w:szCs w:val="24"/>
        </w:rPr>
        <w:t xml:space="preserve"> levels (EPA-NSW, 2021; EPA-VIC, 2022). These concentrations are further exacerbated by temperature inversions, which are more frequent in winter, trapping pollutants close to the ground, and worsening air quality (Kendrick et al., 2015; Ryan et al., 2018).</w:t>
      </w:r>
      <w:r w:rsidRPr="00857AEB">
        <w:rPr>
          <w:rFonts w:ascii="Times New Roman" w:hAnsi="Times New Roman" w:cs="Times New Roman"/>
          <w:sz w:val="24"/>
          <w:szCs w:val="24"/>
        </w:rPr>
        <w:t xml:space="preserve"> </w:t>
      </w:r>
    </w:p>
    <w:p w14:paraId="4283FFF3" w14:textId="77777777" w:rsidR="00225BC6" w:rsidRPr="00857AEB" w:rsidRDefault="00225BC6" w:rsidP="00225BC6">
      <w:pPr>
        <w:spacing w:line="360" w:lineRule="auto"/>
        <w:ind w:firstLine="360"/>
        <w:jc w:val="both"/>
        <w:rPr>
          <w:rFonts w:ascii="Times New Roman" w:eastAsia="Times New Roman" w:hAnsi="Times New Roman" w:cs="Times New Roman"/>
          <w:kern w:val="0"/>
          <w:sz w:val="24"/>
          <w:szCs w:val="24"/>
          <w:lang w:eastAsia="en-AU"/>
        </w:rPr>
      </w:pPr>
      <w:r w:rsidRPr="00857AEB">
        <w:rPr>
          <w:rFonts w:ascii="Times New Roman" w:eastAsia="Times New Roman" w:hAnsi="Times New Roman" w:cs="Times New Roman"/>
          <w:kern w:val="0"/>
          <w:sz w:val="24"/>
          <w:szCs w:val="24"/>
          <w:lang w:eastAsia="en-AU"/>
        </w:rPr>
        <w:t>The increasing occurrence of multi-pollutant air pollution events poses a significant challenge to public health and environmental safety; however, there are still considerable gaps in understanding their full impact (</w:t>
      </w:r>
      <w:proofErr w:type="spellStart"/>
      <w:r w:rsidRPr="00857AEB">
        <w:rPr>
          <w:rFonts w:ascii="Times New Roman" w:eastAsia="Times New Roman" w:hAnsi="Times New Roman" w:cs="Times New Roman"/>
          <w:kern w:val="0"/>
          <w:sz w:val="24"/>
          <w:szCs w:val="24"/>
          <w:lang w:eastAsia="en-AU"/>
        </w:rPr>
        <w:t>Billionnet</w:t>
      </w:r>
      <w:proofErr w:type="spellEnd"/>
      <w:r w:rsidRPr="00857AEB">
        <w:rPr>
          <w:rFonts w:ascii="Times New Roman" w:eastAsia="Times New Roman" w:hAnsi="Times New Roman" w:cs="Times New Roman"/>
          <w:kern w:val="0"/>
          <w:sz w:val="24"/>
          <w:szCs w:val="24"/>
          <w:lang w:eastAsia="en-AU"/>
        </w:rPr>
        <w:t xml:space="preserve"> et al., 2012). Current research has primarily focused on single-pollutant exposure, leaving multi-pollutant events underexplored, particularly concerning their long-term effects on health. Studies have revealed that air pollution consists of complex mixtures of contaminants, and exposure to these mixtures may have additive or synergistic effects, making it difficult to predict their combined impact on human health (</w:t>
      </w:r>
      <w:proofErr w:type="spellStart"/>
      <w:r w:rsidRPr="00857AEB">
        <w:rPr>
          <w:rFonts w:ascii="Times New Roman" w:eastAsia="Times New Roman" w:hAnsi="Times New Roman" w:cs="Times New Roman"/>
          <w:kern w:val="0"/>
          <w:sz w:val="24"/>
          <w:szCs w:val="24"/>
          <w:lang w:eastAsia="en-AU"/>
        </w:rPr>
        <w:t>Billionnet</w:t>
      </w:r>
      <w:proofErr w:type="spellEnd"/>
      <w:r w:rsidRPr="00857AEB">
        <w:rPr>
          <w:rFonts w:ascii="Times New Roman" w:eastAsia="Times New Roman" w:hAnsi="Times New Roman" w:cs="Times New Roman"/>
          <w:kern w:val="0"/>
          <w:sz w:val="24"/>
          <w:szCs w:val="24"/>
          <w:lang w:eastAsia="en-AU"/>
        </w:rPr>
        <w:t xml:space="preserve"> et al., 2012; Tong et al., 2018; Guo et al., 2022)​. </w:t>
      </w:r>
    </w:p>
    <w:p w14:paraId="5CFEF6C6" w14:textId="01608C4C" w:rsidR="00225BC6" w:rsidRPr="00857AEB" w:rsidRDefault="004F300B" w:rsidP="00225BC6">
      <w:pPr>
        <w:spacing w:line="360" w:lineRule="auto"/>
        <w:ind w:firstLine="360"/>
        <w:jc w:val="both"/>
        <w:rPr>
          <w:rFonts w:ascii="Times New Roman" w:eastAsia="Times New Roman" w:hAnsi="Times New Roman" w:cs="Times New Roman"/>
          <w:kern w:val="0"/>
          <w:sz w:val="24"/>
          <w:szCs w:val="24"/>
          <w:lang w:eastAsia="en-AU"/>
        </w:rPr>
      </w:pPr>
      <w:r>
        <w:rPr>
          <w:rFonts w:ascii="Times New Roman" w:eastAsia="Times New Roman" w:hAnsi="Times New Roman" w:cs="Times New Roman"/>
          <w:kern w:val="0"/>
          <w:sz w:val="24"/>
          <w:szCs w:val="24"/>
          <w:lang w:eastAsia="en-AU"/>
        </w:rPr>
        <w:t>R</w:t>
      </w:r>
      <w:r w:rsidR="00225BC6" w:rsidRPr="00857AEB">
        <w:rPr>
          <w:rFonts w:ascii="Times New Roman" w:eastAsia="Times New Roman" w:hAnsi="Times New Roman" w:cs="Times New Roman"/>
          <w:kern w:val="0"/>
          <w:sz w:val="24"/>
          <w:szCs w:val="24"/>
          <w:lang w:eastAsia="en-AU"/>
        </w:rPr>
        <w:t xml:space="preserve">ecent studies have indicated that multi-pollutant events can have severe health implications (Tan et al., 2021; Zhu et al., 2022). For instance, there is an increased risk of developing cardiovascular diseases, respiratory problems, and even renal damage, especially in vulnerable populations, such as children and the elderly​. These events expose individuals to dangerous levels of pollutants, often exceeding health thresholds, amplifying the harmful effects compared to single-pollutant exposure (Zhu et al., 2022; Guo et al., 2022). </w:t>
      </w:r>
    </w:p>
    <w:p w14:paraId="3C4E008B" w14:textId="77777777" w:rsidR="00225BC6" w:rsidRPr="00857AEB" w:rsidRDefault="00225BC6" w:rsidP="00225BC6">
      <w:pPr>
        <w:spacing w:line="360" w:lineRule="auto"/>
        <w:ind w:firstLine="360"/>
        <w:jc w:val="both"/>
        <w:rPr>
          <w:rFonts w:ascii="Times New Roman" w:eastAsia="Times New Roman" w:hAnsi="Times New Roman" w:cs="Times New Roman"/>
          <w:kern w:val="0"/>
          <w:sz w:val="24"/>
          <w:szCs w:val="24"/>
          <w:lang w:eastAsia="en-AU"/>
        </w:rPr>
      </w:pPr>
      <w:r w:rsidRPr="00857AEB">
        <w:rPr>
          <w:rFonts w:ascii="Times New Roman" w:eastAsia="Times New Roman" w:hAnsi="Times New Roman" w:cs="Times New Roman"/>
          <w:kern w:val="0"/>
          <w:sz w:val="24"/>
          <w:szCs w:val="24"/>
          <w:lang w:eastAsia="en-AU"/>
        </w:rPr>
        <w:t xml:space="preserve">Given these findings, there is an urgent need to focus on mitigating multi-pollutant events and enhancing air quality monitoring systems to prevent long-term health impacts​. </w:t>
      </w:r>
      <w:r w:rsidRPr="00857AEB">
        <w:rPr>
          <w:rFonts w:ascii="Times New Roman" w:hAnsi="Times New Roman" w:cs="Times New Roman"/>
          <w:sz w:val="24"/>
          <w:szCs w:val="24"/>
        </w:rPr>
        <w:t>Expanding the monitoring network to include more continuous air quality monitoring stations is essential for providing continuous data that can be used to support effective air quality management strategies. A comprehensive and reliable monitoring network is crucial in guiding mitigation efforts and sustainable urban planning, ultimately ensuring that cities are developed with a focus on improving air quality and public health.</w:t>
      </w:r>
    </w:p>
    <w:p w14:paraId="366C6CE0" w14:textId="77777777" w:rsidR="009A54A7" w:rsidRPr="00857AEB" w:rsidRDefault="009A54A7" w:rsidP="00225FB6">
      <w:pPr>
        <w:tabs>
          <w:tab w:val="left" w:pos="466"/>
        </w:tabs>
        <w:spacing w:line="360" w:lineRule="auto"/>
        <w:jc w:val="both"/>
        <w:rPr>
          <w:rFonts w:ascii="Times New Roman" w:hAnsi="Times New Roman" w:cs="Times New Roman"/>
          <w:sz w:val="24"/>
          <w:szCs w:val="24"/>
        </w:rPr>
      </w:pPr>
    </w:p>
    <w:p w14:paraId="79B9CBAE" w14:textId="28D3D6D2" w:rsidR="00BC7BFF" w:rsidRPr="00857AEB" w:rsidRDefault="00BC7BFF" w:rsidP="00182C58">
      <w:pPr>
        <w:pStyle w:val="ListParagraph"/>
        <w:numPr>
          <w:ilvl w:val="0"/>
          <w:numId w:val="11"/>
        </w:numPr>
        <w:tabs>
          <w:tab w:val="left" w:pos="466"/>
        </w:tabs>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Conclusion</w:t>
      </w:r>
    </w:p>
    <w:p w14:paraId="248BBF0D" w14:textId="77777777" w:rsidR="00ED30B5" w:rsidRPr="00857AEB" w:rsidRDefault="00ED30B5" w:rsidP="00857AEB">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In this study, we aimed to evaluate the long-term air quality in Melbourne and Sydney from 2000 to 2024, focusing on compliance with international, national, and state standards, the frequency and types of air pollution exceedance events, and the air quality monitoring data coverage for city-scale evaluations.</w:t>
      </w:r>
    </w:p>
    <w:p w14:paraId="202D12B7" w14:textId="77777777" w:rsidR="00ED30B5" w:rsidRPr="00857AEB" w:rsidRDefault="00ED30B5" w:rsidP="00857AEB">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The findings show that while Melbourne's air quality generally complies with national standards more frequently than Sydney's, neither city meets the WHO air quality guidelines. Despite Melbourne appearing to have better air quality, it suffers from poor data coverage compared to Sydney. Most air quality stations in Melbourne operate for short periods, and many do not monitor all key pollutants. Since 2017, Melbourne has had only five active air quality monitoring stations, whereas Sydney has over 20 active stations. This disparity limits the ability to accurately evaluate long-term trends and makes fair comparisons between the two cities difficult.</w:t>
      </w:r>
    </w:p>
    <w:p w14:paraId="7C33CAC5" w14:textId="77777777" w:rsidR="00ED30B5" w:rsidRPr="00857AEB" w:rsidRDefault="00ED30B5" w:rsidP="00857AEB">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The data reveal that air quality in both cities varies according to season, day of the week, and time of day. In Melbourne,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concentrations peak during the cooler months, from April to August, while in Sydney,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levels are highest between April and October. Both cities show similar seasonal trends for particulate matter and O</w:t>
      </w:r>
      <w:r w:rsidRPr="00857AEB">
        <w:rPr>
          <w:rFonts w:ascii="Times New Roman" w:hAnsi="Times New Roman" w:cs="Times New Roman"/>
          <w:sz w:val="24"/>
          <w:szCs w:val="24"/>
          <w:vertAlign w:val="subscript"/>
        </w:rPr>
        <w:t>3</w:t>
      </w:r>
      <w:r w:rsidRPr="00857AEB">
        <w:rPr>
          <w:rFonts w:ascii="Times New Roman" w:hAnsi="Times New Roman" w:cs="Times New Roman"/>
          <w:sz w:val="24"/>
          <w:szCs w:val="24"/>
        </w:rPr>
        <w:t>, with PM</w:t>
      </w:r>
      <w:r w:rsidRPr="00857AEB">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levels rising during colder months due to increased heating and the trapping of pollutants caused by temperature inversions. Ozone levels, driven by photochemical reactions, are higher in the warmer months in both cities.</w:t>
      </w:r>
    </w:p>
    <w:p w14:paraId="69F6F507" w14:textId="77777777" w:rsidR="00ED30B5" w:rsidRPr="00857AEB" w:rsidRDefault="00ED30B5" w:rsidP="00857AEB">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In both Melbourne and Sydney,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concentrations are higher on weekdays and lower on weekends. PM</w:t>
      </w:r>
      <w:r w:rsidRPr="00857AEB">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does not show a clear weekly pattern, while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levels are slightly higher on weekdays, particularly Wednesdays, and lower on weekends. Ozone levels are somewhat higher on weekends. Diurnally, in Melbourne,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xml:space="preserve"> and PM</w:t>
      </w:r>
      <w:r w:rsidRPr="00857AEB">
        <w:rPr>
          <w:rFonts w:ascii="Times New Roman" w:hAnsi="Times New Roman" w:cs="Times New Roman"/>
          <w:sz w:val="24"/>
          <w:szCs w:val="24"/>
          <w:vertAlign w:val="subscript"/>
        </w:rPr>
        <w:t xml:space="preserve">2.5 </w:t>
      </w:r>
      <w:r w:rsidRPr="00857AEB">
        <w:rPr>
          <w:rFonts w:ascii="Times New Roman" w:hAnsi="Times New Roman" w:cs="Times New Roman"/>
          <w:sz w:val="24"/>
          <w:szCs w:val="24"/>
        </w:rPr>
        <w:t>peak during morning and evening rush hours, while ozone levels are highest between noon and 9 PM. In Sydney, NO</w:t>
      </w:r>
      <w:r w:rsidRPr="00857AEB">
        <w:rPr>
          <w:rFonts w:ascii="Times New Roman" w:hAnsi="Times New Roman" w:cs="Times New Roman"/>
          <w:sz w:val="24"/>
          <w:szCs w:val="24"/>
          <w:vertAlign w:val="subscript"/>
        </w:rPr>
        <w:t>2</w:t>
      </w:r>
      <w:r w:rsidRPr="00857AEB">
        <w:rPr>
          <w:rFonts w:ascii="Times New Roman" w:hAnsi="Times New Roman" w:cs="Times New Roman"/>
          <w:sz w:val="24"/>
          <w:szCs w:val="24"/>
        </w:rPr>
        <w:t>, PM</w:t>
      </w:r>
      <w:r w:rsidRPr="00857AEB">
        <w:rPr>
          <w:rFonts w:ascii="Times New Roman" w:hAnsi="Times New Roman" w:cs="Times New Roman"/>
          <w:sz w:val="24"/>
          <w:szCs w:val="24"/>
          <w:vertAlign w:val="subscript"/>
        </w:rPr>
        <w:t>2.5</w:t>
      </w:r>
      <w:r w:rsidRPr="00857AEB">
        <w:rPr>
          <w:rFonts w:ascii="Times New Roman" w:hAnsi="Times New Roman" w:cs="Times New Roman"/>
          <w:sz w:val="24"/>
          <w:szCs w:val="24"/>
        </w:rPr>
        <w:t>, and PM</w:t>
      </w:r>
      <w:r w:rsidRPr="00857AEB">
        <w:rPr>
          <w:rFonts w:ascii="Times New Roman" w:hAnsi="Times New Roman" w:cs="Times New Roman"/>
          <w:sz w:val="24"/>
          <w:szCs w:val="24"/>
          <w:vertAlign w:val="subscript"/>
        </w:rPr>
        <w:t>10</w:t>
      </w:r>
      <w:r w:rsidRPr="00857AEB">
        <w:rPr>
          <w:rFonts w:ascii="Times New Roman" w:hAnsi="Times New Roman" w:cs="Times New Roman"/>
          <w:sz w:val="24"/>
          <w:szCs w:val="24"/>
        </w:rPr>
        <w:t xml:space="preserve"> also peak during rush hours, with ozone levels highest around midday and lowest during the night and morning rush hours.</w:t>
      </w:r>
    </w:p>
    <w:p w14:paraId="42230B59" w14:textId="460E0D0E" w:rsidR="00ED30B5" w:rsidRPr="00857AEB" w:rsidDel="00F87470" w:rsidRDefault="00F87470" w:rsidP="00857AEB">
      <w:pPr>
        <w:spacing w:line="360" w:lineRule="auto"/>
        <w:ind w:firstLine="360"/>
        <w:jc w:val="both"/>
        <w:rPr>
          <w:del w:id="893" w:author="Simon William Mkasimongwa" w:date="2024-11-15T11:47:00Z" w16du:dateUtc="2024-11-15T00:47:00Z"/>
          <w:rFonts w:ascii="Times New Roman" w:hAnsi="Times New Roman" w:cs="Times New Roman"/>
          <w:sz w:val="24"/>
          <w:szCs w:val="24"/>
        </w:rPr>
      </w:pPr>
      <w:ins w:id="894" w:author="Simon William Mkasimongwa" w:date="2024-11-15T11:47:00Z" w16du:dateUtc="2024-11-15T00:47:00Z">
        <w:r w:rsidRPr="00C41B0B">
          <w:rPr>
            <w:rFonts w:ascii="Times New Roman" w:hAnsi="Times New Roman" w:cs="Times New Roman"/>
            <w:sz w:val="24"/>
            <w:szCs w:val="24"/>
          </w:rPr>
          <w:t>Although available data suggest Melbourne has better air quality</w:t>
        </w:r>
        <w:r w:rsidRPr="00D80823">
          <w:rPr>
            <w:rFonts w:ascii="Times New Roman" w:hAnsi="Times New Roman" w:cs="Times New Roman"/>
            <w:sz w:val="24"/>
            <w:szCs w:val="24"/>
          </w:rPr>
          <w:t xml:space="preserve"> with low frequency of air pollution exceedance events</w:t>
        </w:r>
        <w:r w:rsidRPr="00C41B0B">
          <w:rPr>
            <w:rFonts w:ascii="Times New Roman" w:hAnsi="Times New Roman" w:cs="Times New Roman"/>
            <w:sz w:val="24"/>
            <w:szCs w:val="24"/>
          </w:rPr>
          <w:t xml:space="preserve"> than Sydney, the limited data coverage makes it difficult to fairly compare the two cities. Some stations in Melbourne, such as RMIT in the CBD, recorded higher exceedance events but were only active for a few years</w:t>
        </w:r>
        <w:r w:rsidRPr="00D80823">
          <w:rPr>
            <w:rFonts w:ascii="Times New Roman" w:hAnsi="Times New Roman" w:cs="Times New Roman"/>
            <w:sz w:val="24"/>
            <w:szCs w:val="24"/>
          </w:rPr>
          <w:t xml:space="preserve">, means that in many air quality stations in Melbourne </w:t>
        </w:r>
        <w:r w:rsidRPr="00C41B0B">
          <w:rPr>
            <w:rFonts w:ascii="Times New Roman" w:hAnsi="Times New Roman" w:cs="Times New Roman"/>
            <w:sz w:val="24"/>
            <w:szCs w:val="24"/>
          </w:rPr>
          <w:t xml:space="preserve">the true extent of </w:t>
        </w:r>
        <w:r w:rsidRPr="00D80823">
          <w:rPr>
            <w:rFonts w:ascii="Times New Roman" w:hAnsi="Times New Roman" w:cs="Times New Roman"/>
            <w:sz w:val="24"/>
            <w:szCs w:val="24"/>
          </w:rPr>
          <w:t>air pollution</w:t>
        </w:r>
        <w:r w:rsidRPr="00C41B0B">
          <w:rPr>
            <w:rFonts w:ascii="Times New Roman" w:hAnsi="Times New Roman" w:cs="Times New Roman"/>
            <w:sz w:val="24"/>
            <w:szCs w:val="24"/>
          </w:rPr>
          <w:t xml:space="preserve"> may not be fully captured. Therefore, while current data indicate better air quality in Melbourne, the actual levels could be similar to, worse than, or equal to those in </w:t>
        </w:r>
        <w:proofErr w:type="spellStart"/>
        <w:r w:rsidRPr="00C41B0B">
          <w:rPr>
            <w:rFonts w:ascii="Times New Roman" w:hAnsi="Times New Roman" w:cs="Times New Roman"/>
            <w:sz w:val="24"/>
            <w:szCs w:val="24"/>
          </w:rPr>
          <w:t>Sydney.</w:t>
        </w:r>
      </w:ins>
      <w:del w:id="895" w:author="Simon William Mkasimongwa" w:date="2024-11-15T11:47:00Z" w16du:dateUtc="2024-11-15T00:47:00Z">
        <w:r w:rsidR="00ED30B5" w:rsidRPr="00857AEB" w:rsidDel="00F87470">
          <w:rPr>
            <w:rFonts w:ascii="Times New Roman" w:hAnsi="Times New Roman" w:cs="Times New Roman"/>
            <w:sz w:val="24"/>
            <w:szCs w:val="24"/>
          </w:rPr>
          <w:delText>Despite the limitations in data coverage, the available data reveal that Sydney's air quality is significantly worse than Melbourne's. NO</w:delText>
        </w:r>
        <w:r w:rsidR="00ED30B5" w:rsidRPr="00857AEB" w:rsidDel="00F87470">
          <w:rPr>
            <w:rFonts w:ascii="Times New Roman" w:hAnsi="Times New Roman" w:cs="Times New Roman"/>
            <w:sz w:val="24"/>
            <w:szCs w:val="24"/>
            <w:vertAlign w:val="subscript"/>
          </w:rPr>
          <w:delText>2</w:delText>
        </w:r>
        <w:r w:rsidR="00ED30B5" w:rsidRPr="00857AEB" w:rsidDel="00F87470">
          <w:rPr>
            <w:rFonts w:ascii="Times New Roman" w:hAnsi="Times New Roman" w:cs="Times New Roman"/>
            <w:sz w:val="24"/>
            <w:szCs w:val="24"/>
          </w:rPr>
          <w:delText xml:space="preserve"> exceeded WHO guidelines on 96% of the days, meaning that nearly every day, NO</w:delText>
        </w:r>
        <w:r w:rsidR="00ED30B5" w:rsidRPr="00857AEB" w:rsidDel="00F87470">
          <w:rPr>
            <w:rFonts w:ascii="Times New Roman" w:hAnsi="Times New Roman" w:cs="Times New Roman"/>
            <w:sz w:val="24"/>
            <w:szCs w:val="24"/>
            <w:vertAlign w:val="subscript"/>
          </w:rPr>
          <w:delText>2</w:delText>
        </w:r>
        <w:r w:rsidR="00ED30B5" w:rsidRPr="00857AEB" w:rsidDel="00F87470">
          <w:rPr>
            <w:rFonts w:ascii="Times New Roman" w:hAnsi="Times New Roman" w:cs="Times New Roman"/>
            <w:sz w:val="24"/>
            <w:szCs w:val="24"/>
          </w:rPr>
          <w:delText xml:space="preserve"> levels in Sydney were above the recommended threshold. Additionally, PM</w:delText>
        </w:r>
        <w:r w:rsidR="00ED30B5" w:rsidRPr="00857AEB" w:rsidDel="00F87470">
          <w:rPr>
            <w:rFonts w:ascii="Times New Roman" w:hAnsi="Times New Roman" w:cs="Times New Roman"/>
            <w:sz w:val="24"/>
            <w:szCs w:val="24"/>
            <w:vertAlign w:val="subscript"/>
          </w:rPr>
          <w:delText>2.5</w:delText>
        </w:r>
        <w:r w:rsidR="00ED30B5" w:rsidRPr="00857AEB" w:rsidDel="00F87470">
          <w:rPr>
            <w:rFonts w:ascii="Times New Roman" w:hAnsi="Times New Roman" w:cs="Times New Roman"/>
            <w:sz w:val="24"/>
            <w:szCs w:val="24"/>
          </w:rPr>
          <w:delText xml:space="preserve"> levels exceeded the WHO threshold on 79% of days, PM</w:delText>
        </w:r>
        <w:r w:rsidR="00ED30B5" w:rsidRPr="00857AEB" w:rsidDel="00F87470">
          <w:rPr>
            <w:rFonts w:ascii="Times New Roman" w:hAnsi="Times New Roman" w:cs="Times New Roman"/>
            <w:sz w:val="24"/>
            <w:szCs w:val="24"/>
            <w:vertAlign w:val="subscript"/>
          </w:rPr>
          <w:delText>10</w:delText>
        </w:r>
        <w:r w:rsidR="00ED30B5" w:rsidRPr="00857AEB" w:rsidDel="00F87470">
          <w:rPr>
            <w:rFonts w:ascii="Times New Roman" w:hAnsi="Times New Roman" w:cs="Times New Roman"/>
            <w:sz w:val="24"/>
            <w:szCs w:val="24"/>
          </w:rPr>
          <w:delText xml:space="preserve"> on 64% of days, and ozone on 6% of days. This suggests that Sydney residents are frequently exposed to a complex mixture of elevated pollutant levels almost daily. The most common combination of pollutants includes NO</w:delText>
        </w:r>
        <w:r w:rsidR="00ED30B5" w:rsidRPr="00857AEB" w:rsidDel="00F87470">
          <w:rPr>
            <w:rFonts w:ascii="Times New Roman" w:hAnsi="Times New Roman" w:cs="Times New Roman"/>
            <w:sz w:val="24"/>
            <w:szCs w:val="24"/>
            <w:vertAlign w:val="subscript"/>
          </w:rPr>
          <w:delText>2</w:delText>
        </w:r>
        <w:r w:rsidR="00ED30B5" w:rsidRPr="00857AEB" w:rsidDel="00F87470">
          <w:rPr>
            <w:rFonts w:ascii="Times New Roman" w:hAnsi="Times New Roman" w:cs="Times New Roman"/>
            <w:sz w:val="24"/>
            <w:szCs w:val="24"/>
          </w:rPr>
          <w:delText>, PM</w:delText>
        </w:r>
        <w:r w:rsidR="00ED30B5" w:rsidRPr="00857AEB" w:rsidDel="00F87470">
          <w:rPr>
            <w:rFonts w:ascii="Times New Roman" w:hAnsi="Times New Roman" w:cs="Times New Roman"/>
            <w:sz w:val="24"/>
            <w:szCs w:val="24"/>
            <w:vertAlign w:val="subscript"/>
          </w:rPr>
          <w:delText>2.5</w:delText>
        </w:r>
        <w:r w:rsidR="00ED30B5" w:rsidRPr="00857AEB" w:rsidDel="00F87470">
          <w:rPr>
            <w:rFonts w:ascii="Times New Roman" w:hAnsi="Times New Roman" w:cs="Times New Roman"/>
            <w:sz w:val="24"/>
            <w:szCs w:val="24"/>
          </w:rPr>
          <w:delText>, and PM</w:delText>
        </w:r>
        <w:r w:rsidR="00ED30B5" w:rsidRPr="00857AEB" w:rsidDel="00F87470">
          <w:rPr>
            <w:rFonts w:ascii="Times New Roman" w:hAnsi="Times New Roman" w:cs="Times New Roman"/>
            <w:sz w:val="24"/>
            <w:szCs w:val="24"/>
            <w:vertAlign w:val="subscript"/>
          </w:rPr>
          <w:delText>10</w:delText>
        </w:r>
        <w:r w:rsidR="00ED30B5" w:rsidRPr="00857AEB" w:rsidDel="00F87470">
          <w:rPr>
            <w:rFonts w:ascii="Times New Roman" w:hAnsi="Times New Roman" w:cs="Times New Roman"/>
            <w:sz w:val="24"/>
            <w:szCs w:val="24"/>
          </w:rPr>
          <w:delText>, contributing to a total of 7,380 recorded multi-pollutant events since 2000. In contrast, Melbourne experienced fewer exceedances overall. However, NO</w:delText>
        </w:r>
        <w:r w:rsidR="00ED30B5" w:rsidRPr="00857AEB" w:rsidDel="00F87470">
          <w:rPr>
            <w:rFonts w:ascii="Times New Roman" w:hAnsi="Times New Roman" w:cs="Times New Roman"/>
            <w:sz w:val="24"/>
            <w:szCs w:val="24"/>
            <w:vertAlign w:val="subscript"/>
          </w:rPr>
          <w:delText>2</w:delText>
        </w:r>
        <w:r w:rsidR="00ED30B5" w:rsidRPr="00857AEB" w:rsidDel="00F87470">
          <w:rPr>
            <w:rFonts w:ascii="Times New Roman" w:hAnsi="Times New Roman" w:cs="Times New Roman"/>
            <w:sz w:val="24"/>
            <w:szCs w:val="24"/>
          </w:rPr>
          <w:delText xml:space="preserve"> remained the most frequent single-pollutant exceedance, accounting for 47% of all pollution events in the city.</w:delText>
        </w:r>
      </w:del>
    </w:p>
    <w:p w14:paraId="55772E32" w14:textId="77777777" w:rsidR="00ED30B5" w:rsidRPr="00857AEB" w:rsidRDefault="00ED30B5" w:rsidP="00857AEB">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Exposure</w:t>
      </w:r>
      <w:proofErr w:type="spellEnd"/>
      <w:r w:rsidRPr="00857AEB">
        <w:rPr>
          <w:rFonts w:ascii="Times New Roman" w:hAnsi="Times New Roman" w:cs="Times New Roman"/>
          <w:sz w:val="24"/>
          <w:szCs w:val="24"/>
        </w:rPr>
        <w:t xml:space="preserve"> to multiple pollutants poses significant health risks, as the combined impact of different pollutants can be more harmful than single-pollutant exposures. The scale of these multi-pollutant exceedances in Sydney highlights the need for stronger policy interventions to reduce pollution sources and protect public health.</w:t>
      </w:r>
    </w:p>
    <w:p w14:paraId="58341E56" w14:textId="77777777" w:rsidR="00ED30B5" w:rsidRPr="00857AEB" w:rsidRDefault="00ED30B5" w:rsidP="00857AEB">
      <w:pPr>
        <w:spacing w:line="360" w:lineRule="auto"/>
        <w:ind w:firstLine="360"/>
        <w:jc w:val="both"/>
        <w:rPr>
          <w:rFonts w:ascii="Times New Roman" w:hAnsi="Times New Roman" w:cs="Times New Roman"/>
          <w:sz w:val="24"/>
          <w:szCs w:val="24"/>
        </w:rPr>
      </w:pPr>
      <w:r w:rsidRPr="00857AEB">
        <w:rPr>
          <w:rFonts w:ascii="Times New Roman" w:hAnsi="Times New Roman" w:cs="Times New Roman"/>
          <w:sz w:val="24"/>
          <w:szCs w:val="24"/>
        </w:rPr>
        <w:t>Additionally, our findings suggested the urgent need to improve the air quality monitoring network, especially in Melbourne. Expanding the number of active monitoring stations and ensuring continuous long-term monitoring of all key pollutants are essential for accurately understanding air quality trends and developing effective mitigation strategies. Comprehensive data coverage is vital to accurately assess pollution levels, protect public health, and meet both national and international air quality standards.</w:t>
      </w:r>
    </w:p>
    <w:p w14:paraId="443865D4" w14:textId="64BF74D2" w:rsidR="00647DCC" w:rsidRPr="00857AEB" w:rsidRDefault="00647DCC" w:rsidP="00ED30B5">
      <w:pPr>
        <w:spacing w:line="360" w:lineRule="auto"/>
        <w:jc w:val="both"/>
        <w:rPr>
          <w:rFonts w:ascii="Times New Roman" w:hAnsi="Times New Roman" w:cs="Times New Roman"/>
          <w:sz w:val="24"/>
          <w:szCs w:val="24"/>
        </w:rPr>
      </w:pPr>
    </w:p>
    <w:p w14:paraId="4C90A378" w14:textId="77777777" w:rsidR="00DF08B0" w:rsidRPr="00857AEB" w:rsidRDefault="00DF08B0" w:rsidP="00225FB6">
      <w:pPr>
        <w:tabs>
          <w:tab w:val="left" w:pos="466"/>
        </w:tabs>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Funding</w:t>
      </w:r>
    </w:p>
    <w:p w14:paraId="5DE79666" w14:textId="7D2133CD" w:rsidR="00DF08B0" w:rsidRPr="00857AEB" w:rsidRDefault="00DF08B0" w:rsidP="00225FB6">
      <w:pPr>
        <w:tabs>
          <w:tab w:val="left" w:pos="466"/>
        </w:tabs>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This research is supported by an Australian Government Research Training Program (RTP) Scholarship (SWM). SL and RS have received funds from Australian Research Council Linkage Project [LP190100089].</w:t>
      </w:r>
    </w:p>
    <w:p w14:paraId="63A9C1A3" w14:textId="77777777" w:rsidR="00DF08B0" w:rsidRPr="00857AEB" w:rsidRDefault="00DF08B0" w:rsidP="00225FB6">
      <w:pPr>
        <w:tabs>
          <w:tab w:val="left" w:pos="466"/>
        </w:tabs>
        <w:spacing w:line="360" w:lineRule="auto"/>
        <w:jc w:val="both"/>
        <w:rPr>
          <w:rFonts w:ascii="Times New Roman" w:hAnsi="Times New Roman" w:cs="Times New Roman"/>
          <w:sz w:val="24"/>
          <w:szCs w:val="24"/>
        </w:rPr>
      </w:pPr>
    </w:p>
    <w:p w14:paraId="14CCE5A5" w14:textId="77777777" w:rsidR="005F662B" w:rsidRPr="00857AEB" w:rsidRDefault="005F662B" w:rsidP="00225FB6">
      <w:pPr>
        <w:tabs>
          <w:tab w:val="left" w:pos="466"/>
        </w:tabs>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Authorship contribution statement.</w:t>
      </w:r>
    </w:p>
    <w:p w14:paraId="1419F10D" w14:textId="0A92752A" w:rsidR="00DF08B0" w:rsidRPr="00857AEB" w:rsidRDefault="005F662B" w:rsidP="00225FB6">
      <w:pPr>
        <w:tabs>
          <w:tab w:val="left" w:pos="466"/>
        </w:tabs>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Simon William Mkasimongwa: Writing – review &amp; editing, Writing – original draft, Visualization, Validation, Software, Methodology, Investigation, Formal analysis, Data curation. Robyn Schofield: Supervision, Writing – review &amp; editing, Validation, Methodology, Investigation, Formal analysis, Conceptualization. Stephen Livesley: Supervision, Writing – review &amp; editing, Methodology, Investigation, Formal analysis. Robert G. Ryan: Writing – review &amp; editing, Validation, Methodology</w:t>
      </w:r>
      <w:r w:rsidR="00A72674" w:rsidRPr="00857AEB">
        <w:rPr>
          <w:rFonts w:ascii="Times New Roman" w:hAnsi="Times New Roman" w:cs="Times New Roman"/>
          <w:sz w:val="24"/>
          <w:szCs w:val="24"/>
        </w:rPr>
        <w:t>.</w:t>
      </w:r>
    </w:p>
    <w:p w14:paraId="6E75AD35" w14:textId="77777777" w:rsidR="00C925FA" w:rsidRPr="00857AEB" w:rsidRDefault="00C925FA" w:rsidP="00225FB6">
      <w:pPr>
        <w:tabs>
          <w:tab w:val="left" w:pos="466"/>
        </w:tabs>
        <w:spacing w:line="360" w:lineRule="auto"/>
        <w:jc w:val="both"/>
        <w:rPr>
          <w:rFonts w:ascii="Times New Roman" w:hAnsi="Times New Roman" w:cs="Times New Roman"/>
          <w:sz w:val="24"/>
          <w:szCs w:val="24"/>
        </w:rPr>
      </w:pPr>
    </w:p>
    <w:p w14:paraId="1444AD32" w14:textId="77777777" w:rsidR="00C925FA" w:rsidRPr="00857AEB" w:rsidRDefault="00C925FA" w:rsidP="00225FB6">
      <w:pPr>
        <w:tabs>
          <w:tab w:val="left" w:pos="466"/>
        </w:tabs>
        <w:spacing w:line="360" w:lineRule="auto"/>
        <w:jc w:val="both"/>
        <w:rPr>
          <w:rFonts w:ascii="Times New Roman" w:hAnsi="Times New Roman" w:cs="Times New Roman"/>
          <w:b/>
          <w:bCs/>
          <w:sz w:val="24"/>
          <w:szCs w:val="24"/>
        </w:rPr>
      </w:pPr>
      <w:r w:rsidRPr="00857AEB">
        <w:rPr>
          <w:rFonts w:ascii="Times New Roman" w:hAnsi="Times New Roman" w:cs="Times New Roman"/>
          <w:b/>
          <w:bCs/>
          <w:sz w:val="24"/>
          <w:szCs w:val="24"/>
        </w:rPr>
        <w:t>Declaration of competing interest</w:t>
      </w:r>
    </w:p>
    <w:p w14:paraId="39CC1134" w14:textId="29B503E6" w:rsidR="00C925FA" w:rsidRPr="00857AEB" w:rsidRDefault="00C925FA" w:rsidP="00225FB6">
      <w:pPr>
        <w:tabs>
          <w:tab w:val="left" w:pos="466"/>
        </w:tabs>
        <w:spacing w:line="360" w:lineRule="auto"/>
        <w:jc w:val="both"/>
        <w:rPr>
          <w:rFonts w:ascii="Times New Roman" w:hAnsi="Times New Roman" w:cs="Times New Roman"/>
          <w:sz w:val="24"/>
          <w:szCs w:val="24"/>
        </w:rPr>
      </w:pPr>
      <w:r w:rsidRPr="00857AEB">
        <w:rPr>
          <w:rFonts w:ascii="Times New Roman" w:hAnsi="Times New Roman" w:cs="Times New Roman"/>
          <w:sz w:val="24"/>
          <w:szCs w:val="24"/>
        </w:rPr>
        <w:t>The authors declare that they have no known competing financial interests or personal relationships that could have influenced the work reported in this study.</w:t>
      </w:r>
    </w:p>
    <w:p w14:paraId="50AA63F2" w14:textId="77777777" w:rsidR="00C30630" w:rsidRPr="00857AEB" w:rsidRDefault="00C30630" w:rsidP="00225FB6">
      <w:pPr>
        <w:tabs>
          <w:tab w:val="left" w:pos="466"/>
        </w:tabs>
        <w:spacing w:line="360" w:lineRule="auto"/>
        <w:jc w:val="both"/>
        <w:rPr>
          <w:rFonts w:ascii="Times New Roman" w:hAnsi="Times New Roman" w:cs="Times New Roman"/>
          <w:sz w:val="24"/>
          <w:szCs w:val="24"/>
        </w:rPr>
      </w:pPr>
    </w:p>
    <w:p w14:paraId="3BC202C6" w14:textId="77777777" w:rsidR="00C30630" w:rsidRPr="00857AEB" w:rsidRDefault="00C30630" w:rsidP="00225FB6">
      <w:pPr>
        <w:spacing w:line="360" w:lineRule="auto"/>
        <w:jc w:val="both"/>
        <w:rPr>
          <w:rFonts w:ascii="Times New Roman" w:hAnsi="Times New Roman" w:cs="Times New Roman"/>
          <w:sz w:val="24"/>
          <w:szCs w:val="24"/>
        </w:rPr>
      </w:pPr>
      <w:r w:rsidRPr="00857AEB">
        <w:rPr>
          <w:rFonts w:ascii="Times New Roman" w:hAnsi="Times New Roman" w:cs="Times New Roman"/>
          <w:b/>
          <w:bCs/>
          <w:sz w:val="24"/>
          <w:szCs w:val="24"/>
        </w:rPr>
        <w:t>Data and Codes availability</w:t>
      </w:r>
    </w:p>
    <w:p w14:paraId="1CF12B64" w14:textId="77777777" w:rsidR="00C30630" w:rsidRPr="00857AEB" w:rsidRDefault="00C30630" w:rsidP="00225FB6">
      <w:pPr>
        <w:spacing w:line="360" w:lineRule="auto"/>
        <w:jc w:val="both"/>
        <w:rPr>
          <w:rFonts w:ascii="Times New Roman" w:hAnsi="Times New Roman" w:cs="Times New Roman"/>
        </w:rPr>
      </w:pPr>
      <w:r w:rsidRPr="00857AEB">
        <w:rPr>
          <w:rFonts w:ascii="Times New Roman" w:hAnsi="Times New Roman" w:cs="Times New Roman"/>
          <w:sz w:val="24"/>
          <w:szCs w:val="24"/>
        </w:rPr>
        <w:t>This study used publicly available data from the EPA-NSW and EPA-VIC platforms. To ensure reproducibility, all analysis codes will be published alongside the manuscript.</w:t>
      </w:r>
    </w:p>
    <w:p w14:paraId="45111792" w14:textId="77777777" w:rsidR="00C30630" w:rsidRPr="00857AEB" w:rsidRDefault="00C30630" w:rsidP="00225FB6">
      <w:pPr>
        <w:tabs>
          <w:tab w:val="left" w:pos="466"/>
        </w:tabs>
        <w:spacing w:line="360" w:lineRule="auto"/>
        <w:jc w:val="both"/>
        <w:rPr>
          <w:rFonts w:ascii="Times New Roman" w:hAnsi="Times New Roman" w:cs="Times New Roman"/>
          <w:sz w:val="24"/>
          <w:szCs w:val="24"/>
        </w:rPr>
      </w:pPr>
    </w:p>
    <w:p w14:paraId="304E3F19" w14:textId="2900F2AB" w:rsidR="00006370" w:rsidRPr="00857AEB" w:rsidRDefault="00006370" w:rsidP="00C24AAC">
      <w:pPr>
        <w:spacing w:line="240" w:lineRule="auto"/>
        <w:jc w:val="both"/>
        <w:rPr>
          <w:rFonts w:ascii="Times New Roman" w:eastAsia="Times New Roman" w:hAnsi="Times New Roman" w:cs="Times New Roman"/>
          <w:kern w:val="0"/>
          <w:sz w:val="24"/>
          <w:szCs w:val="24"/>
          <w14:ligatures w14:val="none"/>
        </w:rPr>
      </w:pPr>
    </w:p>
    <w:p w14:paraId="2EF2023B" w14:textId="77777777" w:rsidR="009D3359" w:rsidRPr="00857AEB" w:rsidRDefault="009D3359" w:rsidP="009D3359">
      <w:pPr>
        <w:spacing w:line="240" w:lineRule="auto"/>
        <w:jc w:val="both"/>
        <w:rPr>
          <w:rFonts w:ascii="Times New Roman" w:eastAsia="Times New Roman" w:hAnsi="Times New Roman" w:cs="Times New Roman"/>
          <w:b/>
          <w:bCs/>
          <w:kern w:val="0"/>
          <w:sz w:val="24"/>
          <w:szCs w:val="24"/>
          <w14:ligatures w14:val="none"/>
        </w:rPr>
      </w:pPr>
      <w:r w:rsidRPr="00857AEB">
        <w:rPr>
          <w:rFonts w:ascii="Times New Roman" w:eastAsia="Times New Roman" w:hAnsi="Times New Roman" w:cs="Times New Roman"/>
          <w:b/>
          <w:bCs/>
          <w:sz w:val="24"/>
          <w:szCs w:val="24"/>
        </w:rPr>
        <w:t>References</w:t>
      </w:r>
    </w:p>
    <w:p w14:paraId="477F6496" w14:textId="77777777" w:rsidR="005A2481" w:rsidRPr="005B00DF" w:rsidRDefault="005A2481" w:rsidP="005A2481">
      <w:pPr>
        <w:pStyle w:val="NormalWeb"/>
        <w:spacing w:before="0" w:beforeAutospacing="0" w:after="0" w:afterAutospacing="0"/>
        <w:ind w:left="720" w:hanging="720"/>
        <w:jc w:val="both"/>
        <w:rPr>
          <w:rFonts w:eastAsiaTheme="minorEastAsia"/>
        </w:rPr>
      </w:pPr>
      <w:proofErr w:type="spellStart"/>
      <w:r w:rsidRPr="005B00DF">
        <w:t>Billionnet</w:t>
      </w:r>
      <w:proofErr w:type="spellEnd"/>
      <w:r w:rsidRPr="005B00DF">
        <w:t>, C., Sherrill, D., &amp; Annesi-</w:t>
      </w:r>
      <w:proofErr w:type="spellStart"/>
      <w:r w:rsidRPr="005B00DF">
        <w:t>Maesano</w:t>
      </w:r>
      <w:proofErr w:type="spellEnd"/>
      <w:r w:rsidRPr="005B00DF">
        <w:t xml:space="preserve">, I. (2012). Estimating the health effects of exposure to multi-pollutant mixture. </w:t>
      </w:r>
      <w:r w:rsidRPr="005B00DF">
        <w:rPr>
          <w:rStyle w:val="Emphasis"/>
          <w:rFonts w:eastAsiaTheme="majorEastAsia"/>
        </w:rPr>
        <w:t>Annals of Epidemiology</w:t>
      </w:r>
      <w:r w:rsidRPr="005B00DF">
        <w:t xml:space="preserve">, </w:t>
      </w:r>
      <w:r w:rsidRPr="005B00DF">
        <w:rPr>
          <w:rStyle w:val="Emphasis"/>
          <w:rFonts w:eastAsiaTheme="majorEastAsia"/>
        </w:rPr>
        <w:t>22</w:t>
      </w:r>
      <w:r w:rsidRPr="005B00DF">
        <w:t xml:space="preserve">(2), 126-141. </w:t>
      </w:r>
      <w:hyperlink r:id="rId15" w:history="1">
        <w:r w:rsidRPr="005B00DF">
          <w:rPr>
            <w:rStyle w:val="Hyperlink"/>
            <w:rFonts w:eastAsiaTheme="majorEastAsia"/>
          </w:rPr>
          <w:t>https://doi.org/10.1016/j.annepidem.2011.11.004</w:t>
        </w:r>
      </w:hyperlink>
    </w:p>
    <w:p w14:paraId="7D42967F" w14:textId="77777777" w:rsidR="005A2481" w:rsidRPr="005B00DF" w:rsidRDefault="005A2481" w:rsidP="005A2481">
      <w:pPr>
        <w:pStyle w:val="NormalWeb"/>
        <w:spacing w:before="0" w:beforeAutospacing="0" w:after="0" w:afterAutospacing="0"/>
        <w:ind w:left="720" w:hanging="720"/>
        <w:jc w:val="both"/>
      </w:pPr>
      <w:r w:rsidRPr="005B00DF">
        <w:t xml:space="preserve">Cowie, C. T., Garden, F., Jegasothy, E., Knibbs, L. D., Hanigan, I., Morley, D., Hansell, A., Hoek, G., &amp; Marks, G. B. (2019). Comparison of model estimates from an intra-city land use regression model with a national satellite-LUR and a regional Bayesian maximum entropy model, in estimating NO2 for a birth cohort in Sydney, Australia. </w:t>
      </w:r>
      <w:r w:rsidRPr="005B00DF">
        <w:rPr>
          <w:rStyle w:val="Emphasis"/>
          <w:rFonts w:eastAsiaTheme="majorEastAsia"/>
        </w:rPr>
        <w:t>Environmental Research</w:t>
      </w:r>
      <w:r w:rsidRPr="005B00DF">
        <w:t xml:space="preserve">, </w:t>
      </w:r>
      <w:r w:rsidRPr="005B00DF">
        <w:rPr>
          <w:rStyle w:val="Emphasis"/>
          <w:rFonts w:eastAsiaTheme="majorEastAsia"/>
        </w:rPr>
        <w:t>174</w:t>
      </w:r>
      <w:r w:rsidRPr="005B00DF">
        <w:t xml:space="preserve">, 24-34. </w:t>
      </w:r>
      <w:hyperlink r:id="rId16" w:history="1">
        <w:r w:rsidRPr="005B00DF">
          <w:rPr>
            <w:rStyle w:val="Hyperlink"/>
            <w:rFonts w:eastAsiaTheme="majorEastAsia"/>
          </w:rPr>
          <w:t>https://doi.org/10.1016/j.envres.2019.03.068</w:t>
        </w:r>
      </w:hyperlink>
    </w:p>
    <w:p w14:paraId="7E947554" w14:textId="77777777" w:rsidR="005A2481" w:rsidRPr="005B00DF" w:rsidRDefault="005A2481" w:rsidP="005A2481">
      <w:pPr>
        <w:pStyle w:val="NormalWeb"/>
        <w:spacing w:before="0" w:beforeAutospacing="0" w:after="0" w:afterAutospacing="0"/>
        <w:ind w:left="720" w:hanging="720"/>
        <w:jc w:val="both"/>
      </w:pPr>
      <w:r w:rsidRPr="005B00DF">
        <w:t xml:space="preserve">Duc, H. N., Rahman, M. M., Trieu, T., Azzi, M., Riley, M., Koh, T., Liu, S., Bandara, K., Krishnan, V., Yang, Y., Silver, J., Kirley, M., White, S., </w:t>
      </w:r>
      <w:proofErr w:type="spellStart"/>
      <w:r w:rsidRPr="005B00DF">
        <w:t>Capnerhurst</w:t>
      </w:r>
      <w:proofErr w:type="spellEnd"/>
      <w:r w:rsidRPr="005B00DF">
        <w:t xml:space="preserve">, J., &amp; Kirkwood, J. (2022). Study of planetary boundary layer, air pollution, air quality models and aerosol transport using ceilometers in New South Wales (NSW), Australia. </w:t>
      </w:r>
      <w:r w:rsidRPr="005B00DF">
        <w:rPr>
          <w:rStyle w:val="Emphasis"/>
          <w:rFonts w:eastAsiaTheme="majorEastAsia"/>
        </w:rPr>
        <w:t>Atmosphere</w:t>
      </w:r>
      <w:r w:rsidRPr="005B00DF">
        <w:t xml:space="preserve">, </w:t>
      </w:r>
      <w:r w:rsidRPr="005B00DF">
        <w:rPr>
          <w:rStyle w:val="Emphasis"/>
          <w:rFonts w:eastAsiaTheme="majorEastAsia"/>
        </w:rPr>
        <w:t>13</w:t>
      </w:r>
      <w:r w:rsidRPr="005B00DF">
        <w:t xml:space="preserve">(2), 176. </w:t>
      </w:r>
      <w:hyperlink r:id="rId17" w:history="1">
        <w:r w:rsidRPr="005B00DF">
          <w:rPr>
            <w:rStyle w:val="Hyperlink"/>
            <w:rFonts w:eastAsiaTheme="majorEastAsia"/>
          </w:rPr>
          <w:t>https://doi.org/10.3390/atmos13020176</w:t>
        </w:r>
      </w:hyperlink>
    </w:p>
    <w:p w14:paraId="206606A3" w14:textId="77777777" w:rsidR="005A2481" w:rsidRPr="005B00DF" w:rsidRDefault="005A2481" w:rsidP="005A2481">
      <w:pPr>
        <w:pStyle w:val="NormalWeb"/>
        <w:spacing w:before="0" w:beforeAutospacing="0" w:after="0" w:afterAutospacing="0"/>
        <w:ind w:left="720" w:hanging="720"/>
        <w:jc w:val="both"/>
      </w:pPr>
      <w:r w:rsidRPr="005B00DF">
        <w:t xml:space="preserve">Emmerson KM &amp; </w:t>
      </w:r>
      <w:proofErr w:type="spellStart"/>
      <w:r w:rsidRPr="005B00DF">
        <w:t>Keywood</w:t>
      </w:r>
      <w:proofErr w:type="spellEnd"/>
      <w:r w:rsidRPr="005B00DF">
        <w:t xml:space="preserve"> MD. (2021). </w:t>
      </w:r>
      <w:r w:rsidRPr="005B00DF">
        <w:rPr>
          <w:rStyle w:val="Emphasis"/>
          <w:rFonts w:eastAsiaTheme="majorEastAsia"/>
        </w:rPr>
        <w:t>Australia state of the environment 2021: air quality, independent report to the Australian Government Minister for the Environment, Commonwealth of Australia, Canberra</w:t>
      </w:r>
      <w:r w:rsidRPr="005B00DF">
        <w:t xml:space="preserve">. Australia state of the environment 2021. </w:t>
      </w:r>
      <w:hyperlink r:id="rId18" w:history="1">
        <w:r w:rsidRPr="005B00DF">
          <w:rPr>
            <w:rStyle w:val="Hyperlink"/>
            <w:rFonts w:eastAsiaTheme="majorEastAsia"/>
          </w:rPr>
          <w:t>https://soe.dcceew.gov.au/</w:t>
        </w:r>
      </w:hyperlink>
    </w:p>
    <w:p w14:paraId="05195D15"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New South Wales (EPA-NSW), N. (2021, July 14). </w:t>
      </w:r>
      <w:r w:rsidRPr="005B00DF">
        <w:rPr>
          <w:rStyle w:val="Emphasis"/>
          <w:rFonts w:eastAsiaTheme="majorEastAsia"/>
        </w:rPr>
        <w:t>Regional-air-quality</w:t>
      </w:r>
      <w:r w:rsidRPr="005B00DF">
        <w:t xml:space="preserve">. NSW Environment Protection Authority. </w:t>
      </w:r>
      <w:hyperlink r:id="rId19" w:history="1">
        <w:r w:rsidRPr="005B00DF">
          <w:rPr>
            <w:rStyle w:val="Hyperlink"/>
            <w:rFonts w:eastAsiaTheme="majorEastAsia"/>
          </w:rPr>
          <w:t>https://www.epa.nsw.gov.au/your-environment/air/regional-air-quality</w:t>
        </w:r>
      </w:hyperlink>
    </w:p>
    <w:p w14:paraId="39149525"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New South Wales (EPA-NSW). (2018). </w:t>
      </w:r>
      <w:r w:rsidRPr="005B00DF">
        <w:rPr>
          <w:rStyle w:val="Emphasis"/>
          <w:rFonts w:eastAsiaTheme="majorEastAsia"/>
        </w:rPr>
        <w:t>New South Wales annual compliance report 2017</w:t>
      </w:r>
      <w:r w:rsidRPr="005B00DF">
        <w:t xml:space="preserve">. NSW Environment and Heritage. </w:t>
      </w:r>
      <w:hyperlink r:id="rId20" w:history="1">
        <w:r w:rsidRPr="005B00DF">
          <w:rPr>
            <w:rStyle w:val="Hyperlink"/>
            <w:rFonts w:eastAsiaTheme="majorEastAsia"/>
          </w:rPr>
          <w:t>https://www.environment.nsw.gov.au/research-and-publications/publications-search/new-south-wales-annual-compliance-report-2017</w:t>
        </w:r>
      </w:hyperlink>
    </w:p>
    <w:p w14:paraId="65AA6DDA"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New South Wales (EPA-NSW). (2020). </w:t>
      </w:r>
      <w:r w:rsidRPr="005B00DF">
        <w:rPr>
          <w:rStyle w:val="Emphasis"/>
          <w:rFonts w:eastAsiaTheme="majorEastAsia"/>
        </w:rPr>
        <w:t>New South Wales annual compliance report 2018</w:t>
      </w:r>
      <w:r w:rsidRPr="005B00DF">
        <w:t xml:space="preserve">. NSW Environment and Heritage. </w:t>
      </w:r>
      <w:hyperlink r:id="rId21" w:history="1">
        <w:r w:rsidRPr="005B00DF">
          <w:rPr>
            <w:rStyle w:val="Hyperlink"/>
            <w:rFonts w:eastAsiaTheme="majorEastAsia"/>
          </w:rPr>
          <w:t>https://www.environment.nsw.gov.au/research-and-publications/publications-search/new-south-wales-annual-compliance-report-2018</w:t>
        </w:r>
      </w:hyperlink>
    </w:p>
    <w:p w14:paraId="564533FD"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New South Wales (EPA-NSW). (2022). </w:t>
      </w:r>
      <w:r w:rsidRPr="005B00DF">
        <w:rPr>
          <w:rStyle w:val="Emphasis"/>
          <w:rFonts w:eastAsiaTheme="majorEastAsia"/>
        </w:rPr>
        <w:t>New South Wales annual compliance report 2021</w:t>
      </w:r>
      <w:r w:rsidRPr="005B00DF">
        <w:t xml:space="preserve">. NSW Environment and Heritage. </w:t>
      </w:r>
      <w:hyperlink r:id="rId22" w:history="1">
        <w:r w:rsidRPr="005B00DF">
          <w:rPr>
            <w:rStyle w:val="Hyperlink"/>
            <w:rFonts w:eastAsiaTheme="majorEastAsia"/>
          </w:rPr>
          <w:t>https://www.environment.nsw.gov.au/research-and-publications/publications-search/new-south-wales-annual-compliance-report-2021</w:t>
        </w:r>
      </w:hyperlink>
    </w:p>
    <w:p w14:paraId="37E84B0D"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Victoria (EPA-VIC). (2007). </w:t>
      </w:r>
      <w:r w:rsidRPr="005B00DF">
        <w:rPr>
          <w:rStyle w:val="Emphasis"/>
          <w:rFonts w:eastAsiaTheme="majorEastAsia"/>
        </w:rPr>
        <w:t>1137: Air monitoring report 2006 – Compliance with the national environment protection (Ambient air) measure</w:t>
      </w:r>
      <w:r w:rsidRPr="005B00DF">
        <w:t xml:space="preserve">. Environment Protection Authority Victoria. </w:t>
      </w:r>
      <w:hyperlink r:id="rId23" w:history="1">
        <w:r w:rsidRPr="005B00DF">
          <w:rPr>
            <w:rStyle w:val="Hyperlink"/>
            <w:rFonts w:eastAsiaTheme="majorEastAsia"/>
          </w:rPr>
          <w:t>https://www.epa.vic.gov.au/about-epa/publications/1137</w:t>
        </w:r>
      </w:hyperlink>
    </w:p>
    <w:p w14:paraId="6593F8E7"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Victoria (EPA-VIC). (2012). </w:t>
      </w:r>
      <w:r w:rsidRPr="005B00DF">
        <w:rPr>
          <w:rStyle w:val="Emphasis"/>
          <w:rFonts w:eastAsiaTheme="majorEastAsia"/>
        </w:rPr>
        <w:t>1483: Air monitoring report 2011 - Compliance with the national environment protection (Ambient air quality) measure</w:t>
      </w:r>
      <w:r w:rsidRPr="005B00DF">
        <w:t xml:space="preserve">. </w:t>
      </w:r>
      <w:hyperlink r:id="rId24" w:history="1">
        <w:r w:rsidRPr="005B00DF">
          <w:rPr>
            <w:rStyle w:val="Hyperlink"/>
            <w:rFonts w:eastAsiaTheme="majorEastAsia"/>
          </w:rPr>
          <w:t>https://www.epa.vic.gov.au/about-epa/publications/1483</w:t>
        </w:r>
      </w:hyperlink>
    </w:p>
    <w:p w14:paraId="78C0A52F"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Victoria (EPA-VIC). (2017). </w:t>
      </w:r>
      <w:r w:rsidRPr="005B00DF">
        <w:rPr>
          <w:rStyle w:val="Emphasis"/>
          <w:rFonts w:eastAsiaTheme="majorEastAsia"/>
        </w:rPr>
        <w:t>1663: Air monitoring report 2016 – Compliance with the national environment protection (Ambient air quality) measure</w:t>
      </w:r>
      <w:r w:rsidRPr="005B00DF">
        <w:t xml:space="preserve">. </w:t>
      </w:r>
      <w:hyperlink r:id="rId25" w:history="1">
        <w:r w:rsidRPr="005B00DF">
          <w:rPr>
            <w:rStyle w:val="Hyperlink"/>
            <w:rFonts w:eastAsiaTheme="majorEastAsia"/>
          </w:rPr>
          <w:t>https://www.epa.vic.gov.au/about-epa/publications/1663</w:t>
        </w:r>
      </w:hyperlink>
    </w:p>
    <w:p w14:paraId="118DF22A"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Victoria (EPA-VIC). (2018). </w:t>
      </w:r>
      <w:r w:rsidRPr="005B00DF">
        <w:rPr>
          <w:rStyle w:val="Emphasis"/>
          <w:rFonts w:eastAsiaTheme="majorEastAsia"/>
        </w:rPr>
        <w:t>1709: Air pollution in Victoria – a summary of the state of knowledge</w:t>
      </w:r>
      <w:r w:rsidRPr="005B00DF">
        <w:t xml:space="preserve">. Environment Protection Authority Victoria. </w:t>
      </w:r>
      <w:hyperlink r:id="rId26" w:history="1">
        <w:r w:rsidRPr="005B00DF">
          <w:rPr>
            <w:rStyle w:val="Hyperlink"/>
            <w:rFonts w:eastAsiaTheme="majorEastAsia"/>
          </w:rPr>
          <w:t>https://www.epa.vic.gov.au/about-epa/publications/1709</w:t>
        </w:r>
      </w:hyperlink>
    </w:p>
    <w:p w14:paraId="0D8FF2ED"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Victoria (EPA-VIC). (2020). </w:t>
      </w:r>
      <w:r w:rsidRPr="005B00DF">
        <w:rPr>
          <w:rStyle w:val="Emphasis"/>
          <w:rFonts w:eastAsiaTheme="majorEastAsia"/>
        </w:rPr>
        <w:t>Air pollution sources in inner west Melbourne</w:t>
      </w:r>
      <w:r w:rsidRPr="005B00DF">
        <w:t xml:space="preserve">. </w:t>
      </w:r>
      <w:hyperlink r:id="rId27" w:history="1">
        <w:r w:rsidRPr="005B00DF">
          <w:rPr>
            <w:rStyle w:val="Hyperlink"/>
            <w:rFonts w:eastAsiaTheme="majorEastAsia"/>
          </w:rPr>
          <w:t>https://www.epa.vic.gov.au/about-epa/publications/2060-air-pollution-inner-west-melbourne</w:t>
        </w:r>
      </w:hyperlink>
    </w:p>
    <w:p w14:paraId="66673461"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Victoria (EPA-VIC). (2020). </w:t>
      </w:r>
      <w:r w:rsidRPr="005B00DF">
        <w:rPr>
          <w:rStyle w:val="Emphasis"/>
          <w:rFonts w:eastAsiaTheme="majorEastAsia"/>
        </w:rPr>
        <w:t>Air quality issues near the Brooklyn industrial precinct</w:t>
      </w:r>
      <w:r w:rsidRPr="005B00DF">
        <w:t xml:space="preserve">. </w:t>
      </w:r>
      <w:hyperlink r:id="rId28" w:history="1">
        <w:r w:rsidRPr="005B00DF">
          <w:rPr>
            <w:rStyle w:val="Hyperlink"/>
            <w:rFonts w:eastAsiaTheme="majorEastAsia"/>
          </w:rPr>
          <w:t>https://www.epa.vic.gov.au/for-community/current-projects-issues/preventing-pollution-brooklyn</w:t>
        </w:r>
      </w:hyperlink>
    </w:p>
    <w:p w14:paraId="2051559E" w14:textId="77777777" w:rsidR="005A2481" w:rsidRPr="005B00DF" w:rsidRDefault="005A2481" w:rsidP="005A2481">
      <w:pPr>
        <w:pStyle w:val="NormalWeb"/>
        <w:spacing w:before="0" w:beforeAutospacing="0" w:after="0" w:afterAutospacing="0"/>
        <w:ind w:left="720" w:hanging="720"/>
        <w:jc w:val="both"/>
      </w:pPr>
      <w:r w:rsidRPr="005B00DF">
        <w:t xml:space="preserve">Environment Protection Authority Victoria (EPA-VIC). (2022). </w:t>
      </w:r>
      <w:r w:rsidRPr="005B00DF">
        <w:rPr>
          <w:rStyle w:val="Emphasis"/>
          <w:rFonts w:eastAsiaTheme="majorEastAsia"/>
        </w:rPr>
        <w:t>Air monitoring report 2021: Compliance with the ambient air quality national environment protection measure</w:t>
      </w:r>
      <w:r w:rsidRPr="005B00DF">
        <w:t xml:space="preserve">. Environment Protection Authority Victoria. </w:t>
      </w:r>
      <w:hyperlink r:id="rId29" w:history="1">
        <w:r w:rsidRPr="005B00DF">
          <w:rPr>
            <w:rStyle w:val="Hyperlink"/>
            <w:rFonts w:eastAsiaTheme="majorEastAsia"/>
          </w:rPr>
          <w:t>https://www.epa.vic.gov.au/about-epa/publications/2052-nepm-compliance-air-monitoring-report</w:t>
        </w:r>
      </w:hyperlink>
    </w:p>
    <w:p w14:paraId="6B4E42D9" w14:textId="77777777" w:rsidR="005A2481" w:rsidRPr="005B00DF" w:rsidRDefault="005A2481" w:rsidP="005A2481">
      <w:pPr>
        <w:pStyle w:val="NormalWeb"/>
        <w:spacing w:before="0" w:beforeAutospacing="0" w:after="0" w:afterAutospacing="0"/>
        <w:ind w:left="720" w:hanging="720"/>
        <w:jc w:val="both"/>
      </w:pPr>
      <w:r w:rsidRPr="005B00DF">
        <w:t xml:space="preserve">EPA-NSW Data download facility. (2023, December 19). </w:t>
      </w:r>
      <w:r w:rsidRPr="005B00DF">
        <w:rPr>
          <w:rStyle w:val="Emphasis"/>
          <w:rFonts w:eastAsiaTheme="majorEastAsia"/>
        </w:rPr>
        <w:t>Data download facility</w:t>
      </w:r>
      <w:r w:rsidRPr="005B00DF">
        <w:t xml:space="preserve">. Air Quality NSW. </w:t>
      </w:r>
      <w:hyperlink r:id="rId30" w:history="1">
        <w:r w:rsidRPr="005B00DF">
          <w:rPr>
            <w:rStyle w:val="Hyperlink"/>
            <w:rFonts w:eastAsiaTheme="majorEastAsia"/>
          </w:rPr>
          <w:t>https://www.airquality.nsw.gov.au/air-quality-data-services/data-download-facility</w:t>
        </w:r>
      </w:hyperlink>
    </w:p>
    <w:p w14:paraId="34675E5E" w14:textId="77777777" w:rsidR="005A2481" w:rsidRPr="005B00DF" w:rsidRDefault="005A2481" w:rsidP="005A2481">
      <w:pPr>
        <w:pStyle w:val="NormalWeb"/>
        <w:spacing w:before="0" w:beforeAutospacing="0" w:after="0" w:afterAutospacing="0"/>
        <w:ind w:left="720" w:hanging="720"/>
        <w:jc w:val="both"/>
      </w:pPr>
      <w:r w:rsidRPr="005B00DF">
        <w:t xml:space="preserve">EPA-VIC Historical Data and Resources. (2023). </w:t>
      </w:r>
      <w:r w:rsidRPr="005B00DF">
        <w:rPr>
          <w:rStyle w:val="Emphasis"/>
          <w:rFonts w:eastAsiaTheme="majorEastAsia"/>
        </w:rPr>
        <w:t>EPA air watch all sites air quality hourly averages - Yearly - Victorian government data directory</w:t>
      </w:r>
      <w:r w:rsidRPr="005B00DF">
        <w:t xml:space="preserve">. </w:t>
      </w:r>
      <w:hyperlink r:id="rId31" w:history="1">
        <w:r w:rsidRPr="005B00DF">
          <w:rPr>
            <w:rStyle w:val="Hyperlink"/>
            <w:rFonts w:eastAsiaTheme="majorEastAsia"/>
          </w:rPr>
          <w:t>https://discover.data.vic.gov.au/dataset/epa-air-watch-all-sites-air-quality-hourly-averages-yearly/historical</w:t>
        </w:r>
      </w:hyperlink>
    </w:p>
    <w:p w14:paraId="7C9C0666" w14:textId="77777777" w:rsidR="005A2481" w:rsidRPr="005B00DF" w:rsidRDefault="005A2481" w:rsidP="005A2481">
      <w:pPr>
        <w:pStyle w:val="NormalWeb"/>
        <w:spacing w:before="0" w:beforeAutospacing="0" w:after="0" w:afterAutospacing="0"/>
        <w:ind w:left="720" w:hanging="720"/>
        <w:jc w:val="both"/>
      </w:pPr>
      <w:r w:rsidRPr="005B00DF">
        <w:t xml:space="preserve">Grant, E., &amp; Runkle, J. D. (2022). Long-term health effects of wildfire exposure: A scoping review. </w:t>
      </w:r>
      <w:r w:rsidRPr="005B00DF">
        <w:rPr>
          <w:rStyle w:val="Emphasis"/>
          <w:rFonts w:eastAsiaTheme="majorEastAsia"/>
        </w:rPr>
        <w:t>The Journal of Climate Change and Health</w:t>
      </w:r>
      <w:r w:rsidRPr="005B00DF">
        <w:t xml:space="preserve">, </w:t>
      </w:r>
      <w:r w:rsidRPr="005B00DF">
        <w:rPr>
          <w:rStyle w:val="Emphasis"/>
          <w:rFonts w:eastAsiaTheme="majorEastAsia"/>
        </w:rPr>
        <w:t>6</w:t>
      </w:r>
      <w:r w:rsidRPr="005B00DF">
        <w:t xml:space="preserve">, 100110. </w:t>
      </w:r>
      <w:hyperlink r:id="rId32" w:history="1">
        <w:r w:rsidRPr="005B00DF">
          <w:rPr>
            <w:rStyle w:val="Hyperlink"/>
            <w:rFonts w:eastAsiaTheme="majorEastAsia"/>
          </w:rPr>
          <w:t>https://doi.org/10.1016/j.joclim.2021.100110</w:t>
        </w:r>
      </w:hyperlink>
    </w:p>
    <w:p w14:paraId="08AE777C" w14:textId="77777777" w:rsidR="005A2481" w:rsidRPr="005B00DF" w:rsidRDefault="005A2481" w:rsidP="005A2481">
      <w:pPr>
        <w:pStyle w:val="NormalWeb"/>
        <w:spacing w:before="0" w:beforeAutospacing="0" w:after="0" w:afterAutospacing="0"/>
        <w:ind w:left="720" w:hanging="720"/>
        <w:jc w:val="both"/>
      </w:pPr>
      <w:r w:rsidRPr="005B00DF">
        <w:t xml:space="preserve">Guo, C., Chang, L., Wei, X., Lin, C., Zeng, Y., Yu, Z., Tam, T., Lau, A. K., Huang, B., &amp; Lao, X. Q. (2022). Multi-pollutant air pollution and renal health in Asian children and adolescents: An 18-year longitudinal study. </w:t>
      </w:r>
      <w:r w:rsidRPr="005B00DF">
        <w:rPr>
          <w:rStyle w:val="Emphasis"/>
          <w:rFonts w:eastAsiaTheme="majorEastAsia"/>
        </w:rPr>
        <w:t>Environmental Research</w:t>
      </w:r>
      <w:r w:rsidRPr="005B00DF">
        <w:t xml:space="preserve">, </w:t>
      </w:r>
      <w:r w:rsidRPr="005B00DF">
        <w:rPr>
          <w:rStyle w:val="Emphasis"/>
          <w:rFonts w:eastAsiaTheme="majorEastAsia"/>
        </w:rPr>
        <w:t>214</w:t>
      </w:r>
      <w:r w:rsidRPr="005B00DF">
        <w:t xml:space="preserve">, 114144. </w:t>
      </w:r>
      <w:hyperlink r:id="rId33" w:history="1">
        <w:r w:rsidRPr="005B00DF">
          <w:rPr>
            <w:rStyle w:val="Hyperlink"/>
            <w:rFonts w:eastAsiaTheme="majorEastAsia"/>
          </w:rPr>
          <w:t>https://doi.org/10.1016/j.envres.2022.114144</w:t>
        </w:r>
      </w:hyperlink>
    </w:p>
    <w:p w14:paraId="282A9069" w14:textId="77777777" w:rsidR="005A2481" w:rsidRPr="005B00DF" w:rsidRDefault="005A2481" w:rsidP="005A2481">
      <w:pPr>
        <w:pStyle w:val="NormalWeb"/>
        <w:spacing w:before="0" w:beforeAutospacing="0" w:after="0" w:afterAutospacing="0"/>
        <w:ind w:left="720" w:hanging="720"/>
        <w:jc w:val="both"/>
      </w:pPr>
      <w:r w:rsidRPr="005B00DF">
        <w:t xml:space="preserve">Haddad, K., &amp; </w:t>
      </w:r>
      <w:proofErr w:type="spellStart"/>
      <w:r w:rsidRPr="005B00DF">
        <w:t>Vizakos</w:t>
      </w:r>
      <w:proofErr w:type="spellEnd"/>
      <w:r w:rsidRPr="005B00DF">
        <w:t xml:space="preserve">, N. (2020). Air quality pollutants and their relationship with meteorological variables in four suburbs of greater Sydney, Australia. </w:t>
      </w:r>
      <w:r w:rsidRPr="005B00DF">
        <w:rPr>
          <w:rStyle w:val="Emphasis"/>
          <w:rFonts w:eastAsiaTheme="majorEastAsia"/>
        </w:rPr>
        <w:t>Air Quality, Atmosphere &amp; Health</w:t>
      </w:r>
      <w:r w:rsidRPr="005B00DF">
        <w:t xml:space="preserve">, </w:t>
      </w:r>
      <w:r w:rsidRPr="005B00DF">
        <w:rPr>
          <w:rStyle w:val="Emphasis"/>
          <w:rFonts w:eastAsiaTheme="majorEastAsia"/>
        </w:rPr>
        <w:t>14</w:t>
      </w:r>
      <w:r w:rsidRPr="005B00DF">
        <w:t xml:space="preserve">(1), 55-67. </w:t>
      </w:r>
      <w:hyperlink r:id="rId34" w:history="1">
        <w:r w:rsidRPr="005B00DF">
          <w:rPr>
            <w:rStyle w:val="Hyperlink"/>
            <w:rFonts w:eastAsiaTheme="majorEastAsia"/>
          </w:rPr>
          <w:t>https://doi.org/10.1007/s11869-020-00913-8</w:t>
        </w:r>
      </w:hyperlink>
    </w:p>
    <w:p w14:paraId="03F2E71D" w14:textId="77777777" w:rsidR="005A2481" w:rsidRPr="005B00DF" w:rsidRDefault="005A2481" w:rsidP="005A2481">
      <w:pPr>
        <w:pStyle w:val="NormalWeb"/>
        <w:spacing w:before="0" w:beforeAutospacing="0" w:after="0" w:afterAutospacing="0"/>
        <w:ind w:left="720" w:hanging="720"/>
        <w:jc w:val="both"/>
      </w:pPr>
      <w:r w:rsidRPr="005B00DF">
        <w:t xml:space="preserve">Haque, M. K., Azad, M. A., Hossain, M. Y., Ahmed, T., Uddin, M., &amp; Hossain, M. M. (2021). Wildfire in Australia during 2019-2020, its impact on health, biodiversity and environment with some proposals for risk management: A review. </w:t>
      </w:r>
      <w:r w:rsidRPr="005B00DF">
        <w:rPr>
          <w:rStyle w:val="Emphasis"/>
          <w:rFonts w:eastAsiaTheme="majorEastAsia"/>
        </w:rPr>
        <w:t>Journal of Environmental Protection</w:t>
      </w:r>
      <w:r w:rsidRPr="005B00DF">
        <w:t xml:space="preserve">, </w:t>
      </w:r>
      <w:r w:rsidRPr="005B00DF">
        <w:rPr>
          <w:rStyle w:val="Emphasis"/>
          <w:rFonts w:eastAsiaTheme="majorEastAsia"/>
        </w:rPr>
        <w:t>12</w:t>
      </w:r>
      <w:r w:rsidRPr="005B00DF">
        <w:t xml:space="preserve">(06), 391-414. </w:t>
      </w:r>
      <w:hyperlink r:id="rId35" w:history="1">
        <w:r w:rsidRPr="005B00DF">
          <w:rPr>
            <w:rStyle w:val="Hyperlink"/>
            <w:rFonts w:eastAsiaTheme="majorEastAsia"/>
          </w:rPr>
          <w:t>https://doi.org/10.4236/jep.2021.126024</w:t>
        </w:r>
      </w:hyperlink>
    </w:p>
    <w:p w14:paraId="1898E448" w14:textId="77777777" w:rsidR="005A2481" w:rsidRPr="005B00DF" w:rsidRDefault="005A2481" w:rsidP="005A2481">
      <w:pPr>
        <w:pStyle w:val="NormalWeb"/>
        <w:spacing w:before="0" w:beforeAutospacing="0" w:after="0" w:afterAutospacing="0"/>
        <w:ind w:left="720" w:hanging="720"/>
        <w:jc w:val="both"/>
      </w:pPr>
      <w:r w:rsidRPr="005B00DF">
        <w:t xml:space="preserve">Health Effects Institute (HEI). (2022). </w:t>
      </w:r>
      <w:r w:rsidRPr="005B00DF">
        <w:rPr>
          <w:rStyle w:val="Emphasis"/>
          <w:rFonts w:eastAsiaTheme="majorEastAsia"/>
        </w:rPr>
        <w:t>How does air pollution affect life expectancy around the world</w:t>
      </w:r>
      <w:r w:rsidRPr="005B00DF">
        <w:t xml:space="preserve">. State of Global Air. </w:t>
      </w:r>
      <w:hyperlink r:id="rId36" w:history="1">
        <w:r w:rsidRPr="005B00DF">
          <w:rPr>
            <w:rStyle w:val="Hyperlink"/>
            <w:rFonts w:eastAsiaTheme="majorEastAsia"/>
          </w:rPr>
          <w:t>https://www.stateofglobalair.org/resources/report/how-does-air-pollution-affect-life-expectancy-around-world</w:t>
        </w:r>
      </w:hyperlink>
    </w:p>
    <w:p w14:paraId="3C7A6018" w14:textId="77777777" w:rsidR="005A2481" w:rsidRPr="005B00DF" w:rsidRDefault="005A2481" w:rsidP="005A2481">
      <w:pPr>
        <w:pStyle w:val="NormalWeb"/>
        <w:spacing w:before="0" w:beforeAutospacing="0" w:after="0" w:afterAutospacing="0"/>
        <w:ind w:left="720" w:hanging="720"/>
        <w:jc w:val="both"/>
      </w:pPr>
      <w:r w:rsidRPr="005B00DF">
        <w:t xml:space="preserve">Health Effects Institute (HEI). (2024). </w:t>
      </w:r>
      <w:r w:rsidRPr="005B00DF">
        <w:rPr>
          <w:rStyle w:val="Emphasis"/>
          <w:rFonts w:eastAsiaTheme="majorEastAsia"/>
        </w:rPr>
        <w:t xml:space="preserve">State of Global Air 2024. Special Report. Boston, </w:t>
      </w:r>
      <w:proofErr w:type="spellStart"/>
      <w:proofErr w:type="gramStart"/>
      <w:r w:rsidRPr="005B00DF">
        <w:rPr>
          <w:rStyle w:val="Emphasis"/>
          <w:rFonts w:eastAsiaTheme="majorEastAsia"/>
        </w:rPr>
        <w:t>MA:Health</w:t>
      </w:r>
      <w:proofErr w:type="spellEnd"/>
      <w:proofErr w:type="gramEnd"/>
      <w:r w:rsidRPr="005B00DF">
        <w:rPr>
          <w:rStyle w:val="Emphasis"/>
          <w:rFonts w:eastAsiaTheme="majorEastAsia"/>
        </w:rPr>
        <w:t xml:space="preserve"> Effects Institute</w:t>
      </w:r>
      <w:r w:rsidRPr="005B00DF">
        <w:t xml:space="preserve">. State of Global Air. </w:t>
      </w:r>
      <w:hyperlink r:id="rId37" w:history="1">
        <w:r w:rsidRPr="005B00DF">
          <w:rPr>
            <w:rStyle w:val="Hyperlink"/>
            <w:rFonts w:eastAsiaTheme="majorEastAsia"/>
          </w:rPr>
          <w:t>https://www.stateofglobalair.org/resources/report/state-global-air-report-2024</w:t>
        </w:r>
      </w:hyperlink>
    </w:p>
    <w:p w14:paraId="3DC54C90" w14:textId="77777777" w:rsidR="005A2481" w:rsidRPr="005B00DF" w:rsidRDefault="005A2481" w:rsidP="005A2481">
      <w:pPr>
        <w:pStyle w:val="NormalWeb"/>
        <w:spacing w:before="0" w:beforeAutospacing="0" w:after="0" w:afterAutospacing="0"/>
        <w:ind w:left="720" w:hanging="720"/>
        <w:jc w:val="both"/>
      </w:pPr>
      <w:r w:rsidRPr="005B00DF">
        <w:t xml:space="preserve">Kendrick, C. M., Koonce, P., &amp; George, L. A. (2015). Diurnal and seasonal variations of NO, NO 2 and PM 2.5 mass as a function of traffic volumes alongside an urban arterial. </w:t>
      </w:r>
      <w:r w:rsidRPr="005B00DF">
        <w:rPr>
          <w:rStyle w:val="Emphasis"/>
          <w:rFonts w:eastAsiaTheme="majorEastAsia"/>
        </w:rPr>
        <w:t>Atmospheric Environment</w:t>
      </w:r>
      <w:r w:rsidRPr="005B00DF">
        <w:t xml:space="preserve">, </w:t>
      </w:r>
      <w:r w:rsidRPr="005B00DF">
        <w:rPr>
          <w:rStyle w:val="Emphasis"/>
          <w:rFonts w:eastAsiaTheme="majorEastAsia"/>
        </w:rPr>
        <w:t>122</w:t>
      </w:r>
      <w:r w:rsidRPr="005B00DF">
        <w:t xml:space="preserve">, 133-141. </w:t>
      </w:r>
      <w:hyperlink r:id="rId38" w:history="1">
        <w:r w:rsidRPr="005B00DF">
          <w:rPr>
            <w:rStyle w:val="Hyperlink"/>
            <w:rFonts w:eastAsiaTheme="majorEastAsia"/>
          </w:rPr>
          <w:t>https://doi.org/10.1016/j.atmosenv.2015.09.019</w:t>
        </w:r>
      </w:hyperlink>
    </w:p>
    <w:p w14:paraId="551713F7" w14:textId="77777777" w:rsidR="005A2481" w:rsidRPr="005B00DF" w:rsidRDefault="005A2481" w:rsidP="005A2481">
      <w:pPr>
        <w:pStyle w:val="NormalWeb"/>
        <w:spacing w:before="0" w:beforeAutospacing="0" w:after="0" w:afterAutospacing="0"/>
        <w:ind w:left="720" w:hanging="720"/>
        <w:jc w:val="both"/>
      </w:pPr>
      <w:r w:rsidRPr="005B00DF">
        <w:t xml:space="preserve">Lai, H., Dai, Y., Mkasimongwa, S. W., Hsiao, M., &amp; Lai, L. (2023). The impact of atmospheric synoptic weather condition and long-range transportation of air mass on extreme PM10 concentration events. </w:t>
      </w:r>
      <w:r w:rsidRPr="005B00DF">
        <w:rPr>
          <w:rStyle w:val="Emphasis"/>
          <w:rFonts w:eastAsiaTheme="majorEastAsia"/>
        </w:rPr>
        <w:t>Atmosphere</w:t>
      </w:r>
      <w:r w:rsidRPr="005B00DF">
        <w:t xml:space="preserve">, </w:t>
      </w:r>
      <w:r w:rsidRPr="005B00DF">
        <w:rPr>
          <w:rStyle w:val="Emphasis"/>
          <w:rFonts w:eastAsiaTheme="majorEastAsia"/>
        </w:rPr>
        <w:t>14</w:t>
      </w:r>
      <w:r w:rsidRPr="005B00DF">
        <w:t xml:space="preserve">(2), 406. </w:t>
      </w:r>
      <w:hyperlink r:id="rId39" w:history="1">
        <w:r w:rsidRPr="005B00DF">
          <w:rPr>
            <w:rStyle w:val="Hyperlink"/>
            <w:rFonts w:eastAsiaTheme="majorEastAsia"/>
          </w:rPr>
          <w:t>https://doi.org/10.3390/atmos14020406</w:t>
        </w:r>
      </w:hyperlink>
    </w:p>
    <w:p w14:paraId="7165DAE5" w14:textId="77777777" w:rsidR="005A2481" w:rsidRPr="005B00DF" w:rsidRDefault="005A2481" w:rsidP="005A2481">
      <w:pPr>
        <w:pStyle w:val="NormalWeb"/>
        <w:spacing w:before="0" w:beforeAutospacing="0" w:after="0" w:afterAutospacing="0"/>
        <w:ind w:left="720" w:hanging="720"/>
        <w:jc w:val="both"/>
      </w:pPr>
      <w:r w:rsidRPr="005B00DF">
        <w:t xml:space="preserve">Martins, L. D., </w:t>
      </w:r>
      <w:proofErr w:type="spellStart"/>
      <w:r w:rsidRPr="005B00DF">
        <w:t>Wikuats</w:t>
      </w:r>
      <w:proofErr w:type="spellEnd"/>
      <w:r w:rsidRPr="005B00DF">
        <w:t xml:space="preserve">, C. F., </w:t>
      </w:r>
      <w:proofErr w:type="spellStart"/>
      <w:r w:rsidRPr="005B00DF">
        <w:t>Capucim</w:t>
      </w:r>
      <w:proofErr w:type="spellEnd"/>
      <w:r w:rsidRPr="005B00DF">
        <w:t xml:space="preserve">, M. N., De Almeida, D. S., Da Costa, S. C., Albuquerque, T., Barreto Carvalho, V. S., De Freitas, E. D., De Fátima Andrade, M., &amp; Martins, J. A. (2017). Extreme value analysis of air pollution data and their comparison between two large urban regions of South America. </w:t>
      </w:r>
      <w:r w:rsidRPr="005B00DF">
        <w:rPr>
          <w:rStyle w:val="Emphasis"/>
          <w:rFonts w:eastAsiaTheme="majorEastAsia"/>
        </w:rPr>
        <w:t>Weather and Climate Extremes</w:t>
      </w:r>
      <w:r w:rsidRPr="005B00DF">
        <w:t xml:space="preserve">, </w:t>
      </w:r>
      <w:r w:rsidRPr="005B00DF">
        <w:rPr>
          <w:rStyle w:val="Emphasis"/>
          <w:rFonts w:eastAsiaTheme="majorEastAsia"/>
        </w:rPr>
        <w:t>18</w:t>
      </w:r>
      <w:r w:rsidRPr="005B00DF">
        <w:t xml:space="preserve">, 44-54. </w:t>
      </w:r>
      <w:hyperlink r:id="rId40" w:history="1">
        <w:r w:rsidRPr="005B00DF">
          <w:rPr>
            <w:rStyle w:val="Hyperlink"/>
            <w:rFonts w:eastAsiaTheme="majorEastAsia"/>
          </w:rPr>
          <w:t>https://doi.org/10.1016/j.wace.2017.10.004</w:t>
        </w:r>
      </w:hyperlink>
    </w:p>
    <w:p w14:paraId="6B8B802B" w14:textId="77777777" w:rsidR="005A2481" w:rsidRPr="005B00DF" w:rsidRDefault="005A2481" w:rsidP="005A2481">
      <w:pPr>
        <w:pStyle w:val="NormalWeb"/>
        <w:spacing w:before="0" w:beforeAutospacing="0" w:after="0" w:afterAutospacing="0"/>
        <w:ind w:left="720" w:hanging="720"/>
        <w:jc w:val="both"/>
      </w:pPr>
      <w:r w:rsidRPr="005B00DF">
        <w:t xml:space="preserve">Max Roser. (2021). </w:t>
      </w:r>
      <w:r w:rsidRPr="005B00DF">
        <w:rPr>
          <w:rStyle w:val="Emphasis"/>
          <w:rFonts w:eastAsiaTheme="majorEastAsia"/>
        </w:rPr>
        <w:t>How many people die from air pollution?</w:t>
      </w:r>
      <w:r w:rsidRPr="005B00DF">
        <w:t xml:space="preserve"> Our World in Data. </w:t>
      </w:r>
      <w:hyperlink r:id="rId41" w:history="1">
        <w:r w:rsidRPr="005B00DF">
          <w:rPr>
            <w:rStyle w:val="Hyperlink"/>
            <w:rFonts w:eastAsiaTheme="majorEastAsia"/>
          </w:rPr>
          <w:t>https://ourworldindata.org/data-review-air-pollution-deaths</w:t>
        </w:r>
      </w:hyperlink>
    </w:p>
    <w:p w14:paraId="61C0F0EC" w14:textId="77777777" w:rsidR="005A2481" w:rsidRPr="005B00DF" w:rsidRDefault="005A2481" w:rsidP="005A2481">
      <w:pPr>
        <w:pStyle w:val="NormalWeb"/>
        <w:spacing w:before="0" w:beforeAutospacing="0" w:after="0" w:afterAutospacing="0"/>
        <w:ind w:left="720" w:hanging="720"/>
        <w:jc w:val="both"/>
      </w:pPr>
      <w:r w:rsidRPr="005B00DF">
        <w:t xml:space="preserve">National Environment Protection (Ambient Air Quality) Measure (NEMP). (2021). </w:t>
      </w:r>
      <w:r w:rsidRPr="005B00DF">
        <w:rPr>
          <w:rStyle w:val="Emphasis"/>
          <w:rFonts w:eastAsiaTheme="majorEastAsia"/>
        </w:rPr>
        <w:t>Federal Register of legislation</w:t>
      </w:r>
      <w:r w:rsidRPr="005B00DF">
        <w:t xml:space="preserve">. Air quality standards for Ambient Air Quality (Air NEPM), (National Environment Protection Measure). Federal Register of </w:t>
      </w:r>
      <w:proofErr w:type="gramStart"/>
      <w:r w:rsidRPr="005B00DF">
        <w:t>Legislation..</w:t>
      </w:r>
      <w:proofErr w:type="gramEnd"/>
      <w:r w:rsidRPr="005B00DF">
        <w:t xml:space="preserve"> </w:t>
      </w:r>
      <w:hyperlink r:id="rId42" w:history="1">
        <w:r w:rsidRPr="005B00DF">
          <w:rPr>
            <w:rStyle w:val="Hyperlink"/>
            <w:rFonts w:eastAsiaTheme="majorEastAsia"/>
          </w:rPr>
          <w:t>https://www.legislation.gov.au/F2007B01142/2016-02-03/text</w:t>
        </w:r>
      </w:hyperlink>
    </w:p>
    <w:p w14:paraId="41E77EF4" w14:textId="77777777" w:rsidR="005A2481" w:rsidRPr="005B00DF" w:rsidRDefault="005A2481" w:rsidP="005A2481">
      <w:pPr>
        <w:pStyle w:val="NormalWeb"/>
        <w:spacing w:before="0" w:beforeAutospacing="0" w:after="0" w:afterAutospacing="0"/>
        <w:ind w:left="720" w:hanging="720"/>
        <w:jc w:val="both"/>
      </w:pPr>
      <w:r w:rsidRPr="005B00DF">
        <w:t xml:space="preserve">Ryan, R. G., Rhodes, S., Tully, M., Wilson, S., Jones, N., </w:t>
      </w:r>
      <w:proofErr w:type="spellStart"/>
      <w:r w:rsidRPr="005B00DF">
        <w:t>Frieß</w:t>
      </w:r>
      <w:proofErr w:type="spellEnd"/>
      <w:r w:rsidRPr="005B00DF">
        <w:t>, U., &amp; Schofield, R. (2018). Daytime HONO, NO&amp;</w:t>
      </w:r>
      <w:proofErr w:type="gramStart"/>
      <w:r w:rsidRPr="005B00DF">
        <w:t>lt;sub</w:t>
      </w:r>
      <w:proofErr w:type="gramEnd"/>
      <w:r w:rsidRPr="005B00DF">
        <w:t>&amp;gt;2&amp;lt;/</w:t>
      </w:r>
      <w:proofErr w:type="spellStart"/>
      <w:r w:rsidRPr="005B00DF">
        <w:t>sub&amp;gt</w:t>
      </w:r>
      <w:proofErr w:type="spellEnd"/>
      <w:r w:rsidRPr="005B00DF">
        <w:t xml:space="preserve">; and aerosol distributions from MAX-DOAS observations in Melbourne. </w:t>
      </w:r>
      <w:r w:rsidRPr="005B00DF">
        <w:rPr>
          <w:rStyle w:val="Emphasis"/>
          <w:rFonts w:eastAsiaTheme="majorEastAsia"/>
        </w:rPr>
        <w:t>Atmospheric Chemistry and Physics</w:t>
      </w:r>
      <w:r w:rsidRPr="005B00DF">
        <w:t xml:space="preserve">, </w:t>
      </w:r>
      <w:r w:rsidRPr="005B00DF">
        <w:rPr>
          <w:rStyle w:val="Emphasis"/>
          <w:rFonts w:eastAsiaTheme="majorEastAsia"/>
        </w:rPr>
        <w:t>18</w:t>
      </w:r>
      <w:r w:rsidRPr="005B00DF">
        <w:t xml:space="preserve">(19), 13969-13985. </w:t>
      </w:r>
      <w:hyperlink r:id="rId43" w:history="1">
        <w:r w:rsidRPr="005B00DF">
          <w:rPr>
            <w:rStyle w:val="Hyperlink"/>
            <w:rFonts w:eastAsiaTheme="majorEastAsia"/>
          </w:rPr>
          <w:t>https://doi.org/10.5194/acp-18-13969-2018</w:t>
        </w:r>
      </w:hyperlink>
    </w:p>
    <w:p w14:paraId="68FE1BB9" w14:textId="77777777" w:rsidR="005A2481" w:rsidRPr="005B00DF" w:rsidRDefault="005A2481" w:rsidP="005A2481">
      <w:pPr>
        <w:pStyle w:val="NormalWeb"/>
        <w:spacing w:before="0" w:beforeAutospacing="0" w:after="0" w:afterAutospacing="0"/>
        <w:ind w:left="720" w:hanging="720"/>
        <w:jc w:val="both"/>
      </w:pPr>
      <w:r w:rsidRPr="005B00DF">
        <w:t xml:space="preserve">Searle, G. H. (2020). Population growth and development: An outcome of Sydney's metropolitan governance. </w:t>
      </w:r>
      <w:r w:rsidRPr="005B00DF">
        <w:rPr>
          <w:rStyle w:val="Emphasis"/>
          <w:rFonts w:eastAsiaTheme="majorEastAsia"/>
        </w:rPr>
        <w:t>Australian Planner</w:t>
      </w:r>
      <w:r w:rsidRPr="005B00DF">
        <w:t xml:space="preserve">, </w:t>
      </w:r>
      <w:r w:rsidRPr="005B00DF">
        <w:rPr>
          <w:rStyle w:val="Emphasis"/>
          <w:rFonts w:eastAsiaTheme="majorEastAsia"/>
        </w:rPr>
        <w:t>56</w:t>
      </w:r>
      <w:r w:rsidRPr="005B00DF">
        <w:t xml:space="preserve">(2), 65-72. </w:t>
      </w:r>
      <w:hyperlink r:id="rId44" w:history="1">
        <w:r w:rsidRPr="005B00DF">
          <w:rPr>
            <w:rStyle w:val="Hyperlink"/>
            <w:rFonts w:eastAsiaTheme="majorEastAsia"/>
          </w:rPr>
          <w:t>https://doi.org/10.1080/07293682.2020.1739095</w:t>
        </w:r>
      </w:hyperlink>
    </w:p>
    <w:p w14:paraId="777A742D" w14:textId="77777777" w:rsidR="005A2481" w:rsidRPr="005B00DF" w:rsidRDefault="005A2481" w:rsidP="005A2481">
      <w:pPr>
        <w:pStyle w:val="NormalWeb"/>
        <w:spacing w:before="0" w:beforeAutospacing="0" w:after="0" w:afterAutospacing="0"/>
        <w:ind w:left="720" w:hanging="720"/>
        <w:jc w:val="both"/>
      </w:pPr>
      <w:r w:rsidRPr="005B00DF">
        <w:t xml:space="preserve">Song, J., &amp; Stettler, M. E. (2022). A novel multi-pollutant space-time learning network for air pollution inference. </w:t>
      </w:r>
      <w:r w:rsidRPr="005B00DF">
        <w:rPr>
          <w:rStyle w:val="Emphasis"/>
          <w:rFonts w:eastAsiaTheme="majorEastAsia"/>
        </w:rPr>
        <w:t>Science of The Total Environment</w:t>
      </w:r>
      <w:r w:rsidRPr="005B00DF">
        <w:t xml:space="preserve">, </w:t>
      </w:r>
      <w:r w:rsidRPr="005B00DF">
        <w:rPr>
          <w:rStyle w:val="Emphasis"/>
          <w:rFonts w:eastAsiaTheme="majorEastAsia"/>
        </w:rPr>
        <w:t>811</w:t>
      </w:r>
      <w:r w:rsidRPr="005B00DF">
        <w:t xml:space="preserve">, 152254. </w:t>
      </w:r>
      <w:hyperlink r:id="rId45" w:history="1">
        <w:r w:rsidRPr="005B00DF">
          <w:rPr>
            <w:rStyle w:val="Hyperlink"/>
            <w:rFonts w:eastAsiaTheme="majorEastAsia"/>
          </w:rPr>
          <w:t>https://doi.org/10.1016/j.scitotenv.2021.152254</w:t>
        </w:r>
      </w:hyperlink>
    </w:p>
    <w:p w14:paraId="2FC7D8BC" w14:textId="77777777" w:rsidR="005A2481" w:rsidRPr="005B00DF" w:rsidRDefault="005A2481" w:rsidP="005A2481">
      <w:pPr>
        <w:pStyle w:val="NormalWeb"/>
        <w:spacing w:before="0" w:beforeAutospacing="0" w:after="0" w:afterAutospacing="0"/>
        <w:ind w:left="720" w:hanging="720"/>
        <w:jc w:val="both"/>
      </w:pPr>
      <w:r w:rsidRPr="005B00DF">
        <w:t xml:space="preserve">Standards Australia. (2022). </w:t>
      </w:r>
      <w:r w:rsidRPr="005B00DF">
        <w:rPr>
          <w:rStyle w:val="Emphasis"/>
          <w:rFonts w:eastAsiaTheme="majorEastAsia"/>
        </w:rPr>
        <w:t>Methods for sampling and analysis of ambient air Guide to siting air monitoring equipment</w:t>
      </w:r>
      <w:r w:rsidRPr="005B00DF">
        <w:t xml:space="preserve">. </w:t>
      </w:r>
      <w:hyperlink r:id="rId46" w:history="1">
        <w:r w:rsidRPr="005B00DF">
          <w:rPr>
            <w:rStyle w:val="Hyperlink"/>
            <w:rFonts w:eastAsiaTheme="majorEastAsia"/>
          </w:rPr>
          <w:t>https://www.intertekinform.com/en-au/standards/as-nzs-3580-1-1-2016-100904_saig_as_as_212008/</w:t>
        </w:r>
      </w:hyperlink>
    </w:p>
    <w:p w14:paraId="20D27DD7" w14:textId="77777777" w:rsidR="005A2481" w:rsidRPr="005B00DF" w:rsidRDefault="005A2481" w:rsidP="005A2481">
      <w:pPr>
        <w:pStyle w:val="NormalWeb"/>
        <w:spacing w:before="0" w:beforeAutospacing="0" w:after="0" w:afterAutospacing="0"/>
        <w:ind w:left="720" w:hanging="720"/>
        <w:jc w:val="both"/>
      </w:pPr>
      <w:r w:rsidRPr="005B00DF">
        <w:t xml:space="preserve">Tan, X., Han, L., Zhang, X., Zhou, W., Li, W., &amp; Qian, Y. (2021). A review of current air quality indexes and improvements under the multi-contaminant air pollution exposure. </w:t>
      </w:r>
      <w:r w:rsidRPr="005B00DF">
        <w:rPr>
          <w:rStyle w:val="Emphasis"/>
          <w:rFonts w:eastAsiaTheme="majorEastAsia"/>
        </w:rPr>
        <w:t>Journal of Environmental Management</w:t>
      </w:r>
      <w:r w:rsidRPr="005B00DF">
        <w:t xml:space="preserve">, </w:t>
      </w:r>
      <w:r w:rsidRPr="005B00DF">
        <w:rPr>
          <w:rStyle w:val="Emphasis"/>
          <w:rFonts w:eastAsiaTheme="majorEastAsia"/>
        </w:rPr>
        <w:t>279</w:t>
      </w:r>
      <w:r w:rsidRPr="005B00DF">
        <w:t xml:space="preserve">, 111681. </w:t>
      </w:r>
      <w:hyperlink r:id="rId47" w:history="1">
        <w:r w:rsidRPr="005B00DF">
          <w:rPr>
            <w:rStyle w:val="Hyperlink"/>
            <w:rFonts w:eastAsiaTheme="majorEastAsia"/>
          </w:rPr>
          <w:t>https://doi.org/10.1016/j.jenvman.2020.111681</w:t>
        </w:r>
      </w:hyperlink>
    </w:p>
    <w:p w14:paraId="463256E7" w14:textId="77777777" w:rsidR="005A2481" w:rsidRPr="005B00DF" w:rsidRDefault="005A2481" w:rsidP="005A2481">
      <w:pPr>
        <w:pStyle w:val="NormalWeb"/>
        <w:spacing w:before="0" w:beforeAutospacing="0" w:after="0" w:afterAutospacing="0"/>
        <w:ind w:left="720" w:hanging="720"/>
        <w:jc w:val="both"/>
      </w:pPr>
      <w:r w:rsidRPr="005B00DF">
        <w:t xml:space="preserve">Tong, Y., Luo, K., Li, R., Pei, L., Li, A., Yang, M., &amp; Xu, Q. (2018). Association between multi-pollutant mixtures pollution and daily cardiovascular mortality: An exploration of exposure-response relationship. </w:t>
      </w:r>
      <w:r w:rsidRPr="005B00DF">
        <w:rPr>
          <w:rStyle w:val="Emphasis"/>
          <w:rFonts w:eastAsiaTheme="majorEastAsia"/>
        </w:rPr>
        <w:t>Atmospheric Environment</w:t>
      </w:r>
      <w:r w:rsidRPr="005B00DF">
        <w:t xml:space="preserve">, </w:t>
      </w:r>
      <w:r w:rsidRPr="005B00DF">
        <w:rPr>
          <w:rStyle w:val="Emphasis"/>
          <w:rFonts w:eastAsiaTheme="majorEastAsia"/>
        </w:rPr>
        <w:t>186</w:t>
      </w:r>
      <w:r w:rsidRPr="005B00DF">
        <w:t xml:space="preserve">, 136-143. </w:t>
      </w:r>
      <w:hyperlink r:id="rId48" w:history="1">
        <w:r w:rsidRPr="005B00DF">
          <w:rPr>
            <w:rStyle w:val="Hyperlink"/>
            <w:rFonts w:eastAsiaTheme="majorEastAsia"/>
          </w:rPr>
          <w:t>https://doi.org/10.1016/j.atmosenv.2018.05.034</w:t>
        </w:r>
      </w:hyperlink>
    </w:p>
    <w:p w14:paraId="143CC5CB" w14:textId="77777777" w:rsidR="005A2481" w:rsidRPr="005B00DF" w:rsidRDefault="005A2481" w:rsidP="005A2481">
      <w:pPr>
        <w:pStyle w:val="NormalWeb"/>
        <w:spacing w:before="0" w:beforeAutospacing="0" w:after="0" w:afterAutospacing="0"/>
        <w:ind w:left="720" w:hanging="720"/>
        <w:jc w:val="both"/>
      </w:pPr>
      <w:proofErr w:type="spellStart"/>
      <w:r w:rsidRPr="005B00DF">
        <w:t>Utembe</w:t>
      </w:r>
      <w:proofErr w:type="spellEnd"/>
      <w:r w:rsidRPr="005B00DF">
        <w:t xml:space="preserve">, S. R., Rayner, P. J., Silver, J. D., </w:t>
      </w:r>
      <w:proofErr w:type="spellStart"/>
      <w:r w:rsidRPr="005B00DF">
        <w:t>Guérette</w:t>
      </w:r>
      <w:proofErr w:type="spellEnd"/>
      <w:r w:rsidRPr="005B00DF">
        <w:t xml:space="preserve">, E., Fisher, J. A., Emmerson, K. M., Cope, M., Paton-Walsh, C., Griffiths, A. D., Duc, H., Monk, K., &amp; Scorgie, Y. (2018). Hot summers: Effect of extreme temperatures on ozone in Sydney, Australia. </w:t>
      </w:r>
      <w:r w:rsidRPr="005B00DF">
        <w:rPr>
          <w:rStyle w:val="Emphasis"/>
          <w:rFonts w:eastAsiaTheme="majorEastAsia"/>
        </w:rPr>
        <w:t>Atmosphere</w:t>
      </w:r>
      <w:r w:rsidRPr="005B00DF">
        <w:t xml:space="preserve">, </w:t>
      </w:r>
      <w:r w:rsidRPr="005B00DF">
        <w:rPr>
          <w:rStyle w:val="Emphasis"/>
          <w:rFonts w:eastAsiaTheme="majorEastAsia"/>
        </w:rPr>
        <w:t>9</w:t>
      </w:r>
      <w:r w:rsidRPr="005B00DF">
        <w:t xml:space="preserve">(12), 466. </w:t>
      </w:r>
      <w:hyperlink r:id="rId49" w:history="1">
        <w:r w:rsidRPr="005B00DF">
          <w:rPr>
            <w:rStyle w:val="Hyperlink"/>
            <w:rFonts w:eastAsiaTheme="majorEastAsia"/>
          </w:rPr>
          <w:t>https://doi.org/10.3390/atmos9120466</w:t>
        </w:r>
      </w:hyperlink>
    </w:p>
    <w:p w14:paraId="7A7CC978" w14:textId="77777777" w:rsidR="005A2481" w:rsidRPr="005B00DF" w:rsidRDefault="005A2481" w:rsidP="005A2481">
      <w:pPr>
        <w:pStyle w:val="NormalWeb"/>
        <w:spacing w:before="0" w:beforeAutospacing="0" w:after="0" w:afterAutospacing="0"/>
        <w:ind w:left="720" w:hanging="720"/>
        <w:jc w:val="both"/>
      </w:pPr>
      <w:r w:rsidRPr="005B00DF">
        <w:t xml:space="preserve">World Health Organization (WHO). (2021, September 22). </w:t>
      </w:r>
      <w:r w:rsidRPr="005B00DF">
        <w:rPr>
          <w:rStyle w:val="Emphasis"/>
          <w:rFonts w:eastAsiaTheme="majorEastAsia"/>
        </w:rPr>
        <w:t xml:space="preserve">WHO global air quality guidelines: Particulate matter (‎PM2.5 and PM10)‎, ozone, nitrogen dioxide, </w:t>
      </w:r>
      <w:proofErr w:type="spellStart"/>
      <w:r w:rsidRPr="005B00DF">
        <w:rPr>
          <w:rStyle w:val="Emphasis"/>
          <w:rFonts w:eastAsiaTheme="majorEastAsia"/>
        </w:rPr>
        <w:t>sulfur</w:t>
      </w:r>
      <w:proofErr w:type="spellEnd"/>
      <w:r w:rsidRPr="005B00DF">
        <w:rPr>
          <w:rStyle w:val="Emphasis"/>
          <w:rFonts w:eastAsiaTheme="majorEastAsia"/>
        </w:rPr>
        <w:t xml:space="preserve"> dioxide and carbon monoxide</w:t>
      </w:r>
      <w:r w:rsidRPr="005B00DF">
        <w:t xml:space="preserve">. </w:t>
      </w:r>
      <w:hyperlink r:id="rId50" w:history="1">
        <w:r w:rsidRPr="005B00DF">
          <w:rPr>
            <w:rStyle w:val="Hyperlink"/>
            <w:rFonts w:eastAsiaTheme="majorEastAsia"/>
          </w:rPr>
          <w:t>https://www.who.int/publications/i/item/9789240034228</w:t>
        </w:r>
      </w:hyperlink>
    </w:p>
    <w:p w14:paraId="204A00CC" w14:textId="77777777" w:rsidR="005A2481" w:rsidRPr="005B00DF" w:rsidRDefault="005A2481" w:rsidP="005A2481">
      <w:pPr>
        <w:pStyle w:val="NormalWeb"/>
        <w:spacing w:before="0" w:beforeAutospacing="0" w:after="0" w:afterAutospacing="0"/>
        <w:ind w:left="720" w:hanging="720"/>
        <w:jc w:val="both"/>
      </w:pPr>
      <w:r w:rsidRPr="005B00DF">
        <w:t xml:space="preserve">World Health Organization (WHO). (2022, December 19). </w:t>
      </w:r>
      <w:r w:rsidRPr="005B00DF">
        <w:rPr>
          <w:rStyle w:val="Emphasis"/>
          <w:rFonts w:eastAsiaTheme="majorEastAsia"/>
        </w:rPr>
        <w:t>Ambient (outdoor) air pollution</w:t>
      </w:r>
      <w:r w:rsidRPr="005B00DF">
        <w:t xml:space="preserve">. </w:t>
      </w:r>
      <w:hyperlink r:id="rId51" w:history="1">
        <w:r w:rsidRPr="005B00DF">
          <w:rPr>
            <w:rStyle w:val="Hyperlink"/>
            <w:rFonts w:eastAsiaTheme="majorEastAsia"/>
          </w:rPr>
          <w:t>https://www.who.int/news-room/fact-sheets/detail/ambient-(outdoor)-air-quality-and-health</w:t>
        </w:r>
      </w:hyperlink>
    </w:p>
    <w:p w14:paraId="520D63DB" w14:textId="77777777" w:rsidR="005A2481" w:rsidRPr="005B00DF" w:rsidRDefault="005A2481" w:rsidP="005A2481">
      <w:pPr>
        <w:pStyle w:val="NormalWeb"/>
        <w:spacing w:before="0" w:beforeAutospacing="0" w:after="0" w:afterAutospacing="0"/>
        <w:ind w:left="720" w:hanging="720"/>
        <w:jc w:val="both"/>
      </w:pPr>
      <w:r w:rsidRPr="005B00DF">
        <w:t xml:space="preserve">Zhu, J., Chen, L., &amp; Liao, H. (2022). Multi-pollutant air pollution and associated health risks in China from 2014 to 2020. </w:t>
      </w:r>
      <w:r w:rsidRPr="005B00DF">
        <w:rPr>
          <w:rStyle w:val="Emphasis"/>
          <w:rFonts w:eastAsiaTheme="majorEastAsia"/>
        </w:rPr>
        <w:t>Atmospheric Environment</w:t>
      </w:r>
      <w:r w:rsidRPr="005B00DF">
        <w:t xml:space="preserve">, </w:t>
      </w:r>
      <w:r w:rsidRPr="005B00DF">
        <w:rPr>
          <w:rStyle w:val="Emphasis"/>
          <w:rFonts w:eastAsiaTheme="majorEastAsia"/>
        </w:rPr>
        <w:t>268</w:t>
      </w:r>
      <w:r w:rsidRPr="005B00DF">
        <w:t xml:space="preserve">, 118829. </w:t>
      </w:r>
      <w:hyperlink r:id="rId52" w:history="1">
        <w:r w:rsidRPr="005B00DF">
          <w:rPr>
            <w:rStyle w:val="Hyperlink"/>
            <w:rFonts w:eastAsiaTheme="majorEastAsia"/>
          </w:rPr>
          <w:t>https://doi.org/10.1016/j.atmosenv.2021.118829</w:t>
        </w:r>
      </w:hyperlink>
    </w:p>
    <w:p w14:paraId="0643063B" w14:textId="598719B4" w:rsidR="00C30630" w:rsidRPr="00595248" w:rsidRDefault="00C30630" w:rsidP="005A2481">
      <w:pPr>
        <w:pStyle w:val="NormalWeb"/>
        <w:spacing w:before="0" w:beforeAutospacing="0" w:after="0" w:afterAutospacing="0"/>
        <w:ind w:left="720" w:hanging="720"/>
        <w:jc w:val="both"/>
      </w:pPr>
    </w:p>
    <w:sectPr w:rsidR="00C30630" w:rsidRPr="00595248" w:rsidSect="00C50BE5">
      <w:headerReference w:type="default" r:id="rId53"/>
      <w:footerReference w:type="default" r:id="rId54"/>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AED90" w14:textId="77777777" w:rsidR="009653B3" w:rsidRDefault="009653B3">
      <w:pPr>
        <w:spacing w:after="0" w:line="240" w:lineRule="auto"/>
      </w:pPr>
      <w:r>
        <w:separator/>
      </w:r>
    </w:p>
  </w:endnote>
  <w:endnote w:type="continuationSeparator" w:id="0">
    <w:p w14:paraId="068DA1C3" w14:textId="77777777" w:rsidR="009653B3" w:rsidRDefault="009653B3">
      <w:pPr>
        <w:spacing w:after="0" w:line="240" w:lineRule="auto"/>
      </w:pPr>
      <w:r>
        <w:continuationSeparator/>
      </w:r>
    </w:p>
  </w:endnote>
  <w:endnote w:type="continuationNotice" w:id="1">
    <w:p w14:paraId="36CC0A00" w14:textId="77777777" w:rsidR="002C0971" w:rsidRDefault="002C09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Change w:id="906" w:author="Robyn Schofield" w:date="2024-11-07T03:34:00Z">
        <w:tblPr>
          <w:tblStyle w:val="TableGrid"/>
          <w:tblW w:w="0" w:type="nil"/>
          <w:tblLayout w:type="fixed"/>
          <w:tblLook w:val="06A0" w:firstRow="1" w:lastRow="0" w:firstColumn="1" w:lastColumn="0" w:noHBand="1" w:noVBand="1"/>
        </w:tblPr>
      </w:tblPrChange>
    </w:tblPr>
    <w:tblGrid>
      <w:gridCol w:w="3005"/>
      <w:gridCol w:w="3005"/>
      <w:gridCol w:w="3005"/>
      <w:tblGridChange w:id="907">
        <w:tblGrid>
          <w:gridCol w:w="15"/>
          <w:gridCol w:w="2990"/>
          <w:gridCol w:w="15"/>
          <w:gridCol w:w="2990"/>
          <w:gridCol w:w="15"/>
          <w:gridCol w:w="2990"/>
          <w:gridCol w:w="15"/>
        </w:tblGrid>
      </w:tblGridChange>
    </w:tblGrid>
    <w:tr w:rsidR="244F9BC5" w14:paraId="02CBFFA1" w14:textId="77777777" w:rsidTr="244F9BC5">
      <w:trPr>
        <w:trHeight w:val="300"/>
        <w:trPrChange w:id="908" w:author="Robyn Schofield" w:date="2024-11-07T03:34:00Z">
          <w:trPr>
            <w:gridBefore w:val="1"/>
            <w:trHeight w:val="300"/>
          </w:trPr>
        </w:trPrChange>
      </w:trPr>
      <w:tc>
        <w:tcPr>
          <w:tcW w:w="3005" w:type="dxa"/>
          <w:tcPrChange w:id="909" w:author="Robyn Schofield" w:date="2024-11-07T03:34:00Z">
            <w:tcPr>
              <w:tcW w:w="3005" w:type="dxa"/>
              <w:gridSpan w:val="2"/>
            </w:tcPr>
          </w:tcPrChange>
        </w:tcPr>
        <w:p w14:paraId="1E88D49C" w14:textId="326FF25C" w:rsidR="244F9BC5" w:rsidRDefault="244F9BC5">
          <w:pPr>
            <w:pStyle w:val="Header"/>
            <w:ind w:left="-115"/>
            <w:pPrChange w:id="910" w:author="Robyn Schofield" w:date="2024-11-07T03:34:00Z">
              <w:pPr/>
            </w:pPrChange>
          </w:pPr>
        </w:p>
      </w:tc>
      <w:tc>
        <w:tcPr>
          <w:tcW w:w="3005" w:type="dxa"/>
          <w:tcPrChange w:id="911" w:author="Robyn Schofield" w:date="2024-11-07T03:34:00Z">
            <w:tcPr>
              <w:tcW w:w="3005" w:type="dxa"/>
              <w:gridSpan w:val="2"/>
            </w:tcPr>
          </w:tcPrChange>
        </w:tcPr>
        <w:p w14:paraId="25D411D5" w14:textId="3F1229BA" w:rsidR="244F9BC5" w:rsidRDefault="244F9BC5">
          <w:pPr>
            <w:pStyle w:val="Header"/>
            <w:jc w:val="center"/>
            <w:pPrChange w:id="912" w:author="Robyn Schofield" w:date="2024-11-07T03:34:00Z">
              <w:pPr/>
            </w:pPrChange>
          </w:pPr>
          <w:r>
            <w:fldChar w:fldCharType="begin"/>
          </w:r>
          <w:r>
            <w:instrText>PAGE</w:instrText>
          </w:r>
          <w:r>
            <w:fldChar w:fldCharType="separate"/>
          </w:r>
          <w:r w:rsidR="00BE5074">
            <w:rPr>
              <w:noProof/>
            </w:rPr>
            <w:t>1</w:t>
          </w:r>
          <w:r>
            <w:fldChar w:fldCharType="end"/>
          </w:r>
        </w:p>
      </w:tc>
      <w:tc>
        <w:tcPr>
          <w:tcW w:w="3005" w:type="dxa"/>
          <w:tcPrChange w:id="913" w:author="Robyn Schofield" w:date="2024-11-07T03:34:00Z">
            <w:tcPr>
              <w:tcW w:w="3005" w:type="dxa"/>
              <w:gridSpan w:val="2"/>
            </w:tcPr>
          </w:tcPrChange>
        </w:tcPr>
        <w:p w14:paraId="4CD5AF2D" w14:textId="4B32F5E6" w:rsidR="244F9BC5" w:rsidRDefault="244F9BC5">
          <w:pPr>
            <w:pStyle w:val="Header"/>
            <w:ind w:right="-115"/>
            <w:jc w:val="right"/>
            <w:pPrChange w:id="914" w:author="Robyn Schofield" w:date="2024-11-07T03:34:00Z">
              <w:pPr/>
            </w:pPrChange>
          </w:pPr>
        </w:p>
      </w:tc>
    </w:tr>
  </w:tbl>
  <w:p w14:paraId="42910025" w14:textId="594E0800" w:rsidR="244F9BC5" w:rsidRDefault="244F9BC5">
    <w:pPr>
      <w:pStyle w:val="Footer"/>
      <w:pPrChange w:id="915" w:author="Robyn Schofield" w:date="2024-11-07T03:34: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B01BF" w14:textId="77777777" w:rsidR="009653B3" w:rsidRDefault="009653B3">
      <w:pPr>
        <w:spacing w:after="0" w:line="240" w:lineRule="auto"/>
      </w:pPr>
      <w:r>
        <w:separator/>
      </w:r>
    </w:p>
  </w:footnote>
  <w:footnote w:type="continuationSeparator" w:id="0">
    <w:p w14:paraId="04A7462A" w14:textId="77777777" w:rsidR="009653B3" w:rsidRDefault="009653B3">
      <w:pPr>
        <w:spacing w:after="0" w:line="240" w:lineRule="auto"/>
      </w:pPr>
      <w:r>
        <w:continuationSeparator/>
      </w:r>
    </w:p>
  </w:footnote>
  <w:footnote w:type="continuationNotice" w:id="1">
    <w:p w14:paraId="79868C60" w14:textId="77777777" w:rsidR="002C0971" w:rsidRDefault="002C09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Change w:id="896" w:author="Robyn Schofield" w:date="2024-11-07T03:34:00Z">
        <w:tblPr>
          <w:tblStyle w:val="TableGrid"/>
          <w:tblW w:w="0" w:type="nil"/>
          <w:tblLayout w:type="fixed"/>
          <w:tblLook w:val="06A0" w:firstRow="1" w:lastRow="0" w:firstColumn="1" w:lastColumn="0" w:noHBand="1" w:noVBand="1"/>
        </w:tblPr>
      </w:tblPrChange>
    </w:tblPr>
    <w:tblGrid>
      <w:gridCol w:w="3005"/>
      <w:gridCol w:w="3005"/>
      <w:gridCol w:w="3005"/>
      <w:tblGridChange w:id="897">
        <w:tblGrid>
          <w:gridCol w:w="15"/>
          <w:gridCol w:w="2990"/>
          <w:gridCol w:w="15"/>
          <w:gridCol w:w="2990"/>
          <w:gridCol w:w="15"/>
          <w:gridCol w:w="2990"/>
          <w:gridCol w:w="15"/>
        </w:tblGrid>
      </w:tblGridChange>
    </w:tblGrid>
    <w:tr w:rsidR="244F9BC5" w14:paraId="20F4F6D7" w14:textId="77777777" w:rsidTr="244F9BC5">
      <w:trPr>
        <w:trHeight w:val="300"/>
        <w:trPrChange w:id="898" w:author="Robyn Schofield" w:date="2024-11-07T03:34:00Z">
          <w:trPr>
            <w:gridBefore w:val="1"/>
            <w:trHeight w:val="300"/>
          </w:trPr>
        </w:trPrChange>
      </w:trPr>
      <w:tc>
        <w:tcPr>
          <w:tcW w:w="3005" w:type="dxa"/>
          <w:tcPrChange w:id="899" w:author="Robyn Schofield" w:date="2024-11-07T03:34:00Z">
            <w:tcPr>
              <w:tcW w:w="3005" w:type="dxa"/>
              <w:gridSpan w:val="2"/>
            </w:tcPr>
          </w:tcPrChange>
        </w:tcPr>
        <w:p w14:paraId="2F678B45" w14:textId="21DDF25D" w:rsidR="244F9BC5" w:rsidRDefault="244F9BC5">
          <w:pPr>
            <w:pStyle w:val="Header"/>
            <w:ind w:left="-115"/>
            <w:pPrChange w:id="900" w:author="Robyn Schofield" w:date="2024-11-07T03:34:00Z">
              <w:pPr/>
            </w:pPrChange>
          </w:pPr>
        </w:p>
      </w:tc>
      <w:tc>
        <w:tcPr>
          <w:tcW w:w="3005" w:type="dxa"/>
          <w:tcPrChange w:id="901" w:author="Robyn Schofield" w:date="2024-11-07T03:34:00Z">
            <w:tcPr>
              <w:tcW w:w="3005" w:type="dxa"/>
              <w:gridSpan w:val="2"/>
            </w:tcPr>
          </w:tcPrChange>
        </w:tcPr>
        <w:p w14:paraId="4F7DD516" w14:textId="5B91B6E3" w:rsidR="244F9BC5" w:rsidRDefault="244F9BC5">
          <w:pPr>
            <w:pStyle w:val="Header"/>
            <w:jc w:val="center"/>
            <w:pPrChange w:id="902" w:author="Robyn Schofield" w:date="2024-11-07T03:34:00Z">
              <w:pPr/>
            </w:pPrChange>
          </w:pPr>
        </w:p>
      </w:tc>
      <w:tc>
        <w:tcPr>
          <w:tcW w:w="3005" w:type="dxa"/>
          <w:tcPrChange w:id="903" w:author="Robyn Schofield" w:date="2024-11-07T03:34:00Z">
            <w:tcPr>
              <w:tcW w:w="3005" w:type="dxa"/>
              <w:gridSpan w:val="2"/>
            </w:tcPr>
          </w:tcPrChange>
        </w:tcPr>
        <w:p w14:paraId="5B7AA397" w14:textId="03595328" w:rsidR="244F9BC5" w:rsidRDefault="244F9BC5">
          <w:pPr>
            <w:pStyle w:val="Header"/>
            <w:ind w:right="-115"/>
            <w:jc w:val="right"/>
            <w:pPrChange w:id="904" w:author="Robyn Schofield" w:date="2024-11-07T03:34:00Z">
              <w:pPr/>
            </w:pPrChange>
          </w:pPr>
        </w:p>
      </w:tc>
    </w:tr>
  </w:tbl>
  <w:p w14:paraId="0E4B46F1" w14:textId="035F9EF1" w:rsidR="244F9BC5" w:rsidRDefault="244F9BC5">
    <w:pPr>
      <w:pStyle w:val="Header"/>
      <w:pPrChange w:id="905" w:author="Robyn Schofield" w:date="2024-11-07T03:34:00Z">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45580"/>
    <w:multiLevelType w:val="hybridMultilevel"/>
    <w:tmpl w:val="CAE2C2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756E6B"/>
    <w:multiLevelType w:val="hybridMultilevel"/>
    <w:tmpl w:val="A00C6D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4E371A"/>
    <w:multiLevelType w:val="hybridMultilevel"/>
    <w:tmpl w:val="22B499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09E7C2A"/>
    <w:multiLevelType w:val="hybridMultilevel"/>
    <w:tmpl w:val="5BC29A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2525D75"/>
    <w:multiLevelType w:val="hybridMultilevel"/>
    <w:tmpl w:val="1F766358"/>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8C6BD4"/>
    <w:multiLevelType w:val="hybridMultilevel"/>
    <w:tmpl w:val="DF60E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99C3374"/>
    <w:multiLevelType w:val="multilevel"/>
    <w:tmpl w:val="D184740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3373A5E"/>
    <w:multiLevelType w:val="hybridMultilevel"/>
    <w:tmpl w:val="E7F6908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53BC25EF"/>
    <w:multiLevelType w:val="hybridMultilevel"/>
    <w:tmpl w:val="E1423B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152A24"/>
    <w:multiLevelType w:val="multilevel"/>
    <w:tmpl w:val="BE5E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310CF6"/>
    <w:multiLevelType w:val="hybridMultilevel"/>
    <w:tmpl w:val="BF1AE5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74A18A0"/>
    <w:multiLevelType w:val="hybridMultilevel"/>
    <w:tmpl w:val="DE4A6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34508596">
    <w:abstractNumId w:val="11"/>
  </w:num>
  <w:num w:numId="2" w16cid:durableId="1469976757">
    <w:abstractNumId w:val="1"/>
  </w:num>
  <w:num w:numId="3" w16cid:durableId="1195920394">
    <w:abstractNumId w:val="10"/>
  </w:num>
  <w:num w:numId="4" w16cid:durableId="956717485">
    <w:abstractNumId w:val="2"/>
  </w:num>
  <w:num w:numId="5" w16cid:durableId="1014454882">
    <w:abstractNumId w:val="3"/>
  </w:num>
  <w:num w:numId="6" w16cid:durableId="386147941">
    <w:abstractNumId w:val="5"/>
  </w:num>
  <w:num w:numId="7" w16cid:durableId="916094444">
    <w:abstractNumId w:val="0"/>
  </w:num>
  <w:num w:numId="8" w16cid:durableId="759376024">
    <w:abstractNumId w:val="4"/>
  </w:num>
  <w:num w:numId="9" w16cid:durableId="103120018">
    <w:abstractNumId w:val="7"/>
  </w:num>
  <w:num w:numId="10" w16cid:durableId="265160195">
    <w:abstractNumId w:val="9"/>
  </w:num>
  <w:num w:numId="11" w16cid:durableId="562981751">
    <w:abstractNumId w:val="6"/>
  </w:num>
  <w:num w:numId="12" w16cid:durableId="16618852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320"/>
    <w:rsid w:val="000012CC"/>
    <w:rsid w:val="0000384D"/>
    <w:rsid w:val="00004F76"/>
    <w:rsid w:val="00006370"/>
    <w:rsid w:val="00007194"/>
    <w:rsid w:val="0001243D"/>
    <w:rsid w:val="00012C0F"/>
    <w:rsid w:val="00017D22"/>
    <w:rsid w:val="00020264"/>
    <w:rsid w:val="00025372"/>
    <w:rsid w:val="00025B29"/>
    <w:rsid w:val="00026176"/>
    <w:rsid w:val="000261A2"/>
    <w:rsid w:val="000261DB"/>
    <w:rsid w:val="000277E1"/>
    <w:rsid w:val="000314C4"/>
    <w:rsid w:val="00036832"/>
    <w:rsid w:val="00046342"/>
    <w:rsid w:val="000463D9"/>
    <w:rsid w:val="00050A1D"/>
    <w:rsid w:val="00051051"/>
    <w:rsid w:val="00051D03"/>
    <w:rsid w:val="00056CA1"/>
    <w:rsid w:val="00057892"/>
    <w:rsid w:val="000612C5"/>
    <w:rsid w:val="00061968"/>
    <w:rsid w:val="00064BFE"/>
    <w:rsid w:val="00072B97"/>
    <w:rsid w:val="00073473"/>
    <w:rsid w:val="00073B32"/>
    <w:rsid w:val="000841E6"/>
    <w:rsid w:val="00085284"/>
    <w:rsid w:val="00085552"/>
    <w:rsid w:val="00090DE3"/>
    <w:rsid w:val="00093327"/>
    <w:rsid w:val="000A073D"/>
    <w:rsid w:val="000A10BF"/>
    <w:rsid w:val="000A2789"/>
    <w:rsid w:val="000A54B2"/>
    <w:rsid w:val="000B393B"/>
    <w:rsid w:val="000B4AC3"/>
    <w:rsid w:val="000B6F6D"/>
    <w:rsid w:val="000C3F7F"/>
    <w:rsid w:val="000C5ADC"/>
    <w:rsid w:val="000D0256"/>
    <w:rsid w:val="000E0384"/>
    <w:rsid w:val="000E2222"/>
    <w:rsid w:val="000E3967"/>
    <w:rsid w:val="000E69E8"/>
    <w:rsid w:val="000E7C6F"/>
    <w:rsid w:val="000F0795"/>
    <w:rsid w:val="000F1F8F"/>
    <w:rsid w:val="000F607D"/>
    <w:rsid w:val="000F6764"/>
    <w:rsid w:val="00100C4C"/>
    <w:rsid w:val="00101B36"/>
    <w:rsid w:val="001034D5"/>
    <w:rsid w:val="0010633D"/>
    <w:rsid w:val="00107606"/>
    <w:rsid w:val="001126DE"/>
    <w:rsid w:val="00113A4B"/>
    <w:rsid w:val="00116597"/>
    <w:rsid w:val="001170D1"/>
    <w:rsid w:val="0012276F"/>
    <w:rsid w:val="0012382C"/>
    <w:rsid w:val="00126570"/>
    <w:rsid w:val="001269E1"/>
    <w:rsid w:val="00126F4B"/>
    <w:rsid w:val="00134C4D"/>
    <w:rsid w:val="00142FD6"/>
    <w:rsid w:val="001457BB"/>
    <w:rsid w:val="00145F0A"/>
    <w:rsid w:val="0015172C"/>
    <w:rsid w:val="00153CF6"/>
    <w:rsid w:val="0015452E"/>
    <w:rsid w:val="001552AD"/>
    <w:rsid w:val="00162990"/>
    <w:rsid w:val="00166018"/>
    <w:rsid w:val="00171072"/>
    <w:rsid w:val="001738B4"/>
    <w:rsid w:val="001760AB"/>
    <w:rsid w:val="001767B5"/>
    <w:rsid w:val="00181647"/>
    <w:rsid w:val="00182C58"/>
    <w:rsid w:val="00184868"/>
    <w:rsid w:val="00186E22"/>
    <w:rsid w:val="0019223F"/>
    <w:rsid w:val="00192D1E"/>
    <w:rsid w:val="0019780E"/>
    <w:rsid w:val="001A3E7D"/>
    <w:rsid w:val="001A50C8"/>
    <w:rsid w:val="001A59B7"/>
    <w:rsid w:val="001A73B7"/>
    <w:rsid w:val="001B2B14"/>
    <w:rsid w:val="001B6023"/>
    <w:rsid w:val="001B647A"/>
    <w:rsid w:val="001B6B8D"/>
    <w:rsid w:val="001B7D68"/>
    <w:rsid w:val="001C0A1A"/>
    <w:rsid w:val="001C2815"/>
    <w:rsid w:val="001C5261"/>
    <w:rsid w:val="001C7217"/>
    <w:rsid w:val="001E3808"/>
    <w:rsid w:val="001E502A"/>
    <w:rsid w:val="001E589C"/>
    <w:rsid w:val="001F27A5"/>
    <w:rsid w:val="001F2882"/>
    <w:rsid w:val="001F3045"/>
    <w:rsid w:val="001F4769"/>
    <w:rsid w:val="001F7196"/>
    <w:rsid w:val="00200903"/>
    <w:rsid w:val="00202099"/>
    <w:rsid w:val="00203BCE"/>
    <w:rsid w:val="00216991"/>
    <w:rsid w:val="00216F89"/>
    <w:rsid w:val="00217099"/>
    <w:rsid w:val="00217399"/>
    <w:rsid w:val="0022037A"/>
    <w:rsid w:val="00220462"/>
    <w:rsid w:val="00224550"/>
    <w:rsid w:val="00225BC6"/>
    <w:rsid w:val="00225FB6"/>
    <w:rsid w:val="00225FBF"/>
    <w:rsid w:val="002277E5"/>
    <w:rsid w:val="00230916"/>
    <w:rsid w:val="00234E45"/>
    <w:rsid w:val="00246B64"/>
    <w:rsid w:val="00250EA4"/>
    <w:rsid w:val="002514D7"/>
    <w:rsid w:val="00251DE0"/>
    <w:rsid w:val="00253D32"/>
    <w:rsid w:val="00272586"/>
    <w:rsid w:val="00272940"/>
    <w:rsid w:val="002740F4"/>
    <w:rsid w:val="00280377"/>
    <w:rsid w:val="00282154"/>
    <w:rsid w:val="00284FFB"/>
    <w:rsid w:val="00285BC3"/>
    <w:rsid w:val="002923E8"/>
    <w:rsid w:val="00292836"/>
    <w:rsid w:val="002A0F3C"/>
    <w:rsid w:val="002A284D"/>
    <w:rsid w:val="002A37EF"/>
    <w:rsid w:val="002A4D5D"/>
    <w:rsid w:val="002A5086"/>
    <w:rsid w:val="002A7B12"/>
    <w:rsid w:val="002B02E4"/>
    <w:rsid w:val="002B0ED8"/>
    <w:rsid w:val="002B271F"/>
    <w:rsid w:val="002B67A9"/>
    <w:rsid w:val="002B6933"/>
    <w:rsid w:val="002B7C2E"/>
    <w:rsid w:val="002C0971"/>
    <w:rsid w:val="002C328F"/>
    <w:rsid w:val="002C7ED9"/>
    <w:rsid w:val="002D2F38"/>
    <w:rsid w:val="002D78D8"/>
    <w:rsid w:val="002E30EB"/>
    <w:rsid w:val="002E63D1"/>
    <w:rsid w:val="002E7A11"/>
    <w:rsid w:val="002E7FF8"/>
    <w:rsid w:val="002F0054"/>
    <w:rsid w:val="002F234E"/>
    <w:rsid w:val="002F3506"/>
    <w:rsid w:val="002F478D"/>
    <w:rsid w:val="002F5D81"/>
    <w:rsid w:val="003011CB"/>
    <w:rsid w:val="003018A3"/>
    <w:rsid w:val="00302786"/>
    <w:rsid w:val="00303E5D"/>
    <w:rsid w:val="00310C0D"/>
    <w:rsid w:val="0031528D"/>
    <w:rsid w:val="00316152"/>
    <w:rsid w:val="00317A14"/>
    <w:rsid w:val="0032001E"/>
    <w:rsid w:val="0032465F"/>
    <w:rsid w:val="00325945"/>
    <w:rsid w:val="00332E2C"/>
    <w:rsid w:val="00337249"/>
    <w:rsid w:val="00341EF3"/>
    <w:rsid w:val="003434C3"/>
    <w:rsid w:val="00344DE8"/>
    <w:rsid w:val="003468E5"/>
    <w:rsid w:val="00347363"/>
    <w:rsid w:val="003478FA"/>
    <w:rsid w:val="00350EF3"/>
    <w:rsid w:val="00352706"/>
    <w:rsid w:val="00353CFD"/>
    <w:rsid w:val="00356C47"/>
    <w:rsid w:val="00357FA7"/>
    <w:rsid w:val="0036404A"/>
    <w:rsid w:val="0037297B"/>
    <w:rsid w:val="003766E8"/>
    <w:rsid w:val="003853C7"/>
    <w:rsid w:val="003866E7"/>
    <w:rsid w:val="00387F68"/>
    <w:rsid w:val="00390FCE"/>
    <w:rsid w:val="00391A3B"/>
    <w:rsid w:val="00393A0A"/>
    <w:rsid w:val="00396F99"/>
    <w:rsid w:val="003A3017"/>
    <w:rsid w:val="003A3F07"/>
    <w:rsid w:val="003A52FC"/>
    <w:rsid w:val="003A67D9"/>
    <w:rsid w:val="003A6AD2"/>
    <w:rsid w:val="003B08B1"/>
    <w:rsid w:val="003B0E07"/>
    <w:rsid w:val="003B1E6F"/>
    <w:rsid w:val="003B33B6"/>
    <w:rsid w:val="003B50D6"/>
    <w:rsid w:val="003B5F0E"/>
    <w:rsid w:val="003C11DA"/>
    <w:rsid w:val="003C1AF5"/>
    <w:rsid w:val="003C1EF0"/>
    <w:rsid w:val="003C3926"/>
    <w:rsid w:val="003C4A4F"/>
    <w:rsid w:val="003C5BA0"/>
    <w:rsid w:val="003D5CEC"/>
    <w:rsid w:val="003E0B3B"/>
    <w:rsid w:val="003E2E48"/>
    <w:rsid w:val="003E4A73"/>
    <w:rsid w:val="003E544C"/>
    <w:rsid w:val="003E64ED"/>
    <w:rsid w:val="003E65A2"/>
    <w:rsid w:val="003F05AE"/>
    <w:rsid w:val="003F12E7"/>
    <w:rsid w:val="003F25C4"/>
    <w:rsid w:val="003F2B07"/>
    <w:rsid w:val="003F7F97"/>
    <w:rsid w:val="004007D3"/>
    <w:rsid w:val="00405613"/>
    <w:rsid w:val="0040625F"/>
    <w:rsid w:val="00406CF2"/>
    <w:rsid w:val="0041107E"/>
    <w:rsid w:val="004117C2"/>
    <w:rsid w:val="00411981"/>
    <w:rsid w:val="004166F9"/>
    <w:rsid w:val="00422214"/>
    <w:rsid w:val="00423E2B"/>
    <w:rsid w:val="004265F8"/>
    <w:rsid w:val="004304A6"/>
    <w:rsid w:val="0043251F"/>
    <w:rsid w:val="004331FA"/>
    <w:rsid w:val="004357E0"/>
    <w:rsid w:val="00441719"/>
    <w:rsid w:val="00443494"/>
    <w:rsid w:val="00446A36"/>
    <w:rsid w:val="00450166"/>
    <w:rsid w:val="00452374"/>
    <w:rsid w:val="00453CB1"/>
    <w:rsid w:val="00454CA7"/>
    <w:rsid w:val="00456397"/>
    <w:rsid w:val="00456605"/>
    <w:rsid w:val="004600C7"/>
    <w:rsid w:val="00470025"/>
    <w:rsid w:val="00470886"/>
    <w:rsid w:val="0047236C"/>
    <w:rsid w:val="004723A4"/>
    <w:rsid w:val="00472652"/>
    <w:rsid w:val="00472C4A"/>
    <w:rsid w:val="00474DC8"/>
    <w:rsid w:val="00474F3F"/>
    <w:rsid w:val="0048399A"/>
    <w:rsid w:val="00491635"/>
    <w:rsid w:val="004920C5"/>
    <w:rsid w:val="004A1137"/>
    <w:rsid w:val="004A22D6"/>
    <w:rsid w:val="004B0435"/>
    <w:rsid w:val="004B057B"/>
    <w:rsid w:val="004B25A2"/>
    <w:rsid w:val="004B54EF"/>
    <w:rsid w:val="004B7FF9"/>
    <w:rsid w:val="004C0B66"/>
    <w:rsid w:val="004C4259"/>
    <w:rsid w:val="004C6114"/>
    <w:rsid w:val="004D05FD"/>
    <w:rsid w:val="004D28EF"/>
    <w:rsid w:val="004D46F9"/>
    <w:rsid w:val="004D59D8"/>
    <w:rsid w:val="004D65E8"/>
    <w:rsid w:val="004E5C9F"/>
    <w:rsid w:val="004E68CD"/>
    <w:rsid w:val="004E7BF5"/>
    <w:rsid w:val="004F0105"/>
    <w:rsid w:val="004F1C64"/>
    <w:rsid w:val="004F300B"/>
    <w:rsid w:val="0050035F"/>
    <w:rsid w:val="0050350A"/>
    <w:rsid w:val="00503919"/>
    <w:rsid w:val="00506A95"/>
    <w:rsid w:val="00510988"/>
    <w:rsid w:val="0051169D"/>
    <w:rsid w:val="005120A7"/>
    <w:rsid w:val="00512FF5"/>
    <w:rsid w:val="00512FFA"/>
    <w:rsid w:val="00513B99"/>
    <w:rsid w:val="00520235"/>
    <w:rsid w:val="00525705"/>
    <w:rsid w:val="00526DC0"/>
    <w:rsid w:val="00527035"/>
    <w:rsid w:val="00532BC8"/>
    <w:rsid w:val="0053742A"/>
    <w:rsid w:val="0054232F"/>
    <w:rsid w:val="00542E14"/>
    <w:rsid w:val="00543809"/>
    <w:rsid w:val="005458E8"/>
    <w:rsid w:val="005470AE"/>
    <w:rsid w:val="00547C81"/>
    <w:rsid w:val="0055418B"/>
    <w:rsid w:val="00554E01"/>
    <w:rsid w:val="005553D3"/>
    <w:rsid w:val="0055644C"/>
    <w:rsid w:val="00560C03"/>
    <w:rsid w:val="00561118"/>
    <w:rsid w:val="00564A56"/>
    <w:rsid w:val="00565B33"/>
    <w:rsid w:val="00570887"/>
    <w:rsid w:val="00574618"/>
    <w:rsid w:val="00574735"/>
    <w:rsid w:val="00575693"/>
    <w:rsid w:val="00575955"/>
    <w:rsid w:val="00575E3C"/>
    <w:rsid w:val="00576BDA"/>
    <w:rsid w:val="005774B4"/>
    <w:rsid w:val="0058660B"/>
    <w:rsid w:val="00593EB0"/>
    <w:rsid w:val="00595248"/>
    <w:rsid w:val="005972E4"/>
    <w:rsid w:val="00597BF2"/>
    <w:rsid w:val="005A2481"/>
    <w:rsid w:val="005B11F8"/>
    <w:rsid w:val="005B4D57"/>
    <w:rsid w:val="005C32BE"/>
    <w:rsid w:val="005C5505"/>
    <w:rsid w:val="005C6BD0"/>
    <w:rsid w:val="005D03B5"/>
    <w:rsid w:val="005E0CCE"/>
    <w:rsid w:val="005E19A1"/>
    <w:rsid w:val="005E1F1A"/>
    <w:rsid w:val="005E4401"/>
    <w:rsid w:val="005F191B"/>
    <w:rsid w:val="005F3861"/>
    <w:rsid w:val="005F4D56"/>
    <w:rsid w:val="005F60CA"/>
    <w:rsid w:val="005F662B"/>
    <w:rsid w:val="005F6866"/>
    <w:rsid w:val="005F6B85"/>
    <w:rsid w:val="005F71A8"/>
    <w:rsid w:val="006024A0"/>
    <w:rsid w:val="00603AC1"/>
    <w:rsid w:val="00604458"/>
    <w:rsid w:val="00604B70"/>
    <w:rsid w:val="00605AB7"/>
    <w:rsid w:val="0060795E"/>
    <w:rsid w:val="00607DF5"/>
    <w:rsid w:val="006103FE"/>
    <w:rsid w:val="00610B1C"/>
    <w:rsid w:val="00614759"/>
    <w:rsid w:val="006202FB"/>
    <w:rsid w:val="00621230"/>
    <w:rsid w:val="0063359F"/>
    <w:rsid w:val="006406F1"/>
    <w:rsid w:val="00642014"/>
    <w:rsid w:val="00643B4F"/>
    <w:rsid w:val="00646359"/>
    <w:rsid w:val="00647519"/>
    <w:rsid w:val="00647DCC"/>
    <w:rsid w:val="00650C0F"/>
    <w:rsid w:val="0065221E"/>
    <w:rsid w:val="00653B32"/>
    <w:rsid w:val="0065731A"/>
    <w:rsid w:val="00657969"/>
    <w:rsid w:val="006604BD"/>
    <w:rsid w:val="006623A4"/>
    <w:rsid w:val="00663A8D"/>
    <w:rsid w:val="006659E0"/>
    <w:rsid w:val="00670AA2"/>
    <w:rsid w:val="00671212"/>
    <w:rsid w:val="006721AB"/>
    <w:rsid w:val="006723A9"/>
    <w:rsid w:val="00672500"/>
    <w:rsid w:val="00673DEB"/>
    <w:rsid w:val="00677926"/>
    <w:rsid w:val="0067795B"/>
    <w:rsid w:val="00677973"/>
    <w:rsid w:val="00680872"/>
    <w:rsid w:val="0068221F"/>
    <w:rsid w:val="00684D95"/>
    <w:rsid w:val="00685E96"/>
    <w:rsid w:val="00687686"/>
    <w:rsid w:val="006876F6"/>
    <w:rsid w:val="006903D8"/>
    <w:rsid w:val="0069059F"/>
    <w:rsid w:val="00690D60"/>
    <w:rsid w:val="0069434A"/>
    <w:rsid w:val="006A35C0"/>
    <w:rsid w:val="006A3D63"/>
    <w:rsid w:val="006A4CD2"/>
    <w:rsid w:val="006A6EA7"/>
    <w:rsid w:val="006B2CA6"/>
    <w:rsid w:val="006B34EA"/>
    <w:rsid w:val="006B39FE"/>
    <w:rsid w:val="006B3B86"/>
    <w:rsid w:val="006B5A12"/>
    <w:rsid w:val="006B71D8"/>
    <w:rsid w:val="006C2DC8"/>
    <w:rsid w:val="006C6448"/>
    <w:rsid w:val="006D5B96"/>
    <w:rsid w:val="006E57BF"/>
    <w:rsid w:val="006F2617"/>
    <w:rsid w:val="006F45E9"/>
    <w:rsid w:val="006F5393"/>
    <w:rsid w:val="006F5909"/>
    <w:rsid w:val="0070227B"/>
    <w:rsid w:val="00705761"/>
    <w:rsid w:val="00707BFB"/>
    <w:rsid w:val="007149F9"/>
    <w:rsid w:val="00720CB3"/>
    <w:rsid w:val="007268E9"/>
    <w:rsid w:val="00730CEB"/>
    <w:rsid w:val="00745D6A"/>
    <w:rsid w:val="00745F43"/>
    <w:rsid w:val="007473C0"/>
    <w:rsid w:val="00751C81"/>
    <w:rsid w:val="00752A4E"/>
    <w:rsid w:val="00755F75"/>
    <w:rsid w:val="007569CF"/>
    <w:rsid w:val="007571BC"/>
    <w:rsid w:val="00763537"/>
    <w:rsid w:val="00764F52"/>
    <w:rsid w:val="00766484"/>
    <w:rsid w:val="00767621"/>
    <w:rsid w:val="00767731"/>
    <w:rsid w:val="00767947"/>
    <w:rsid w:val="00770265"/>
    <w:rsid w:val="00771CF7"/>
    <w:rsid w:val="007753FD"/>
    <w:rsid w:val="00775EB8"/>
    <w:rsid w:val="007814F4"/>
    <w:rsid w:val="00782137"/>
    <w:rsid w:val="00783A52"/>
    <w:rsid w:val="00785B0A"/>
    <w:rsid w:val="00791C39"/>
    <w:rsid w:val="00795A62"/>
    <w:rsid w:val="007969D0"/>
    <w:rsid w:val="007A19AB"/>
    <w:rsid w:val="007A236F"/>
    <w:rsid w:val="007A6242"/>
    <w:rsid w:val="007A66BB"/>
    <w:rsid w:val="007A698C"/>
    <w:rsid w:val="007A7158"/>
    <w:rsid w:val="007B69F8"/>
    <w:rsid w:val="007C42E6"/>
    <w:rsid w:val="007D4331"/>
    <w:rsid w:val="007E1FA0"/>
    <w:rsid w:val="007E49CF"/>
    <w:rsid w:val="007E5654"/>
    <w:rsid w:val="007E6974"/>
    <w:rsid w:val="007F4046"/>
    <w:rsid w:val="007F41E8"/>
    <w:rsid w:val="007F61A4"/>
    <w:rsid w:val="007F6DB2"/>
    <w:rsid w:val="00800419"/>
    <w:rsid w:val="008012AE"/>
    <w:rsid w:val="00803A43"/>
    <w:rsid w:val="00805862"/>
    <w:rsid w:val="00805ADE"/>
    <w:rsid w:val="00806062"/>
    <w:rsid w:val="00807F98"/>
    <w:rsid w:val="008101C8"/>
    <w:rsid w:val="00810D9F"/>
    <w:rsid w:val="0081446B"/>
    <w:rsid w:val="0081775B"/>
    <w:rsid w:val="00822303"/>
    <w:rsid w:val="0082443B"/>
    <w:rsid w:val="00826785"/>
    <w:rsid w:val="00830465"/>
    <w:rsid w:val="00831AE8"/>
    <w:rsid w:val="00831F51"/>
    <w:rsid w:val="00832817"/>
    <w:rsid w:val="00833C4D"/>
    <w:rsid w:val="0083508E"/>
    <w:rsid w:val="008354D8"/>
    <w:rsid w:val="008372B2"/>
    <w:rsid w:val="008379CB"/>
    <w:rsid w:val="008500A5"/>
    <w:rsid w:val="008577E3"/>
    <w:rsid w:val="00857AEB"/>
    <w:rsid w:val="00860E1E"/>
    <w:rsid w:val="00864641"/>
    <w:rsid w:val="00866855"/>
    <w:rsid w:val="00866F51"/>
    <w:rsid w:val="008748D0"/>
    <w:rsid w:val="00875DE3"/>
    <w:rsid w:val="00881396"/>
    <w:rsid w:val="0088206E"/>
    <w:rsid w:val="00884C03"/>
    <w:rsid w:val="00887CFA"/>
    <w:rsid w:val="00887E7A"/>
    <w:rsid w:val="00896574"/>
    <w:rsid w:val="00896BD0"/>
    <w:rsid w:val="00896F5C"/>
    <w:rsid w:val="00897146"/>
    <w:rsid w:val="008A474A"/>
    <w:rsid w:val="008A5F9E"/>
    <w:rsid w:val="008A62D9"/>
    <w:rsid w:val="008A6F04"/>
    <w:rsid w:val="008B22D5"/>
    <w:rsid w:val="008B3F1A"/>
    <w:rsid w:val="008B501D"/>
    <w:rsid w:val="008B54CE"/>
    <w:rsid w:val="008B7116"/>
    <w:rsid w:val="008C163F"/>
    <w:rsid w:val="008C17AB"/>
    <w:rsid w:val="008C25B5"/>
    <w:rsid w:val="008D00E9"/>
    <w:rsid w:val="008D1A3D"/>
    <w:rsid w:val="008D2223"/>
    <w:rsid w:val="008D2EF9"/>
    <w:rsid w:val="008D37D5"/>
    <w:rsid w:val="008D4ED8"/>
    <w:rsid w:val="008D69EC"/>
    <w:rsid w:val="008D729D"/>
    <w:rsid w:val="008E0444"/>
    <w:rsid w:val="008E1A83"/>
    <w:rsid w:val="008E1F10"/>
    <w:rsid w:val="008E5AF9"/>
    <w:rsid w:val="008E5B6A"/>
    <w:rsid w:val="008E6F00"/>
    <w:rsid w:val="008F0202"/>
    <w:rsid w:val="008F2ACA"/>
    <w:rsid w:val="008F2F88"/>
    <w:rsid w:val="008F4AA3"/>
    <w:rsid w:val="008F4FA3"/>
    <w:rsid w:val="008F52DD"/>
    <w:rsid w:val="008F5585"/>
    <w:rsid w:val="009016DF"/>
    <w:rsid w:val="0090183C"/>
    <w:rsid w:val="0090184E"/>
    <w:rsid w:val="00901A05"/>
    <w:rsid w:val="009027C5"/>
    <w:rsid w:val="009030E9"/>
    <w:rsid w:val="00905E0B"/>
    <w:rsid w:val="00910C82"/>
    <w:rsid w:val="00912186"/>
    <w:rsid w:val="009156E4"/>
    <w:rsid w:val="00917BE7"/>
    <w:rsid w:val="00917D25"/>
    <w:rsid w:val="00922472"/>
    <w:rsid w:val="00924B74"/>
    <w:rsid w:val="00926892"/>
    <w:rsid w:val="00930EF6"/>
    <w:rsid w:val="00934703"/>
    <w:rsid w:val="009367C9"/>
    <w:rsid w:val="00937DD7"/>
    <w:rsid w:val="00940189"/>
    <w:rsid w:val="009449AE"/>
    <w:rsid w:val="00945094"/>
    <w:rsid w:val="009464AF"/>
    <w:rsid w:val="009474FF"/>
    <w:rsid w:val="00951965"/>
    <w:rsid w:val="0095355F"/>
    <w:rsid w:val="00953B9F"/>
    <w:rsid w:val="00955499"/>
    <w:rsid w:val="009555D4"/>
    <w:rsid w:val="00955CDF"/>
    <w:rsid w:val="00956DD1"/>
    <w:rsid w:val="009612EA"/>
    <w:rsid w:val="00964061"/>
    <w:rsid w:val="009653B3"/>
    <w:rsid w:val="00966620"/>
    <w:rsid w:val="00966A51"/>
    <w:rsid w:val="009673CD"/>
    <w:rsid w:val="0097108A"/>
    <w:rsid w:val="009725C3"/>
    <w:rsid w:val="00975A21"/>
    <w:rsid w:val="009820C0"/>
    <w:rsid w:val="00982D7A"/>
    <w:rsid w:val="009836B2"/>
    <w:rsid w:val="0098558A"/>
    <w:rsid w:val="009878D1"/>
    <w:rsid w:val="00990A66"/>
    <w:rsid w:val="00990B50"/>
    <w:rsid w:val="0099125F"/>
    <w:rsid w:val="00996288"/>
    <w:rsid w:val="00997608"/>
    <w:rsid w:val="009A54A7"/>
    <w:rsid w:val="009A6F67"/>
    <w:rsid w:val="009B16AD"/>
    <w:rsid w:val="009B1854"/>
    <w:rsid w:val="009B38E4"/>
    <w:rsid w:val="009B50BF"/>
    <w:rsid w:val="009B5AA1"/>
    <w:rsid w:val="009B64B6"/>
    <w:rsid w:val="009B6FE9"/>
    <w:rsid w:val="009C2D74"/>
    <w:rsid w:val="009C6BE9"/>
    <w:rsid w:val="009D16A4"/>
    <w:rsid w:val="009D1C28"/>
    <w:rsid w:val="009D2F66"/>
    <w:rsid w:val="009D3359"/>
    <w:rsid w:val="009D5A6D"/>
    <w:rsid w:val="009D5EF3"/>
    <w:rsid w:val="009D764C"/>
    <w:rsid w:val="009E10AE"/>
    <w:rsid w:val="009E1BFD"/>
    <w:rsid w:val="009E300F"/>
    <w:rsid w:val="009E502C"/>
    <w:rsid w:val="009E5D5A"/>
    <w:rsid w:val="009E5E37"/>
    <w:rsid w:val="009F706B"/>
    <w:rsid w:val="00A12690"/>
    <w:rsid w:val="00A15F3A"/>
    <w:rsid w:val="00A17432"/>
    <w:rsid w:val="00A175B6"/>
    <w:rsid w:val="00A20CE5"/>
    <w:rsid w:val="00A20FBD"/>
    <w:rsid w:val="00A21463"/>
    <w:rsid w:val="00A26359"/>
    <w:rsid w:val="00A26979"/>
    <w:rsid w:val="00A27454"/>
    <w:rsid w:val="00A33A9C"/>
    <w:rsid w:val="00A35EEF"/>
    <w:rsid w:val="00A3688E"/>
    <w:rsid w:val="00A369B7"/>
    <w:rsid w:val="00A40903"/>
    <w:rsid w:val="00A42CFF"/>
    <w:rsid w:val="00A460F1"/>
    <w:rsid w:val="00A47614"/>
    <w:rsid w:val="00A509DF"/>
    <w:rsid w:val="00A50AD7"/>
    <w:rsid w:val="00A543C5"/>
    <w:rsid w:val="00A5613A"/>
    <w:rsid w:val="00A615C7"/>
    <w:rsid w:val="00A67DAA"/>
    <w:rsid w:val="00A72674"/>
    <w:rsid w:val="00A72C88"/>
    <w:rsid w:val="00A73215"/>
    <w:rsid w:val="00A73C36"/>
    <w:rsid w:val="00A74792"/>
    <w:rsid w:val="00A81BD8"/>
    <w:rsid w:val="00A85D56"/>
    <w:rsid w:val="00A909E8"/>
    <w:rsid w:val="00A93590"/>
    <w:rsid w:val="00A978D2"/>
    <w:rsid w:val="00AA0B53"/>
    <w:rsid w:val="00AA1320"/>
    <w:rsid w:val="00AA1995"/>
    <w:rsid w:val="00AA26A5"/>
    <w:rsid w:val="00AA38A7"/>
    <w:rsid w:val="00AA5C77"/>
    <w:rsid w:val="00AA6CEA"/>
    <w:rsid w:val="00AB0D11"/>
    <w:rsid w:val="00AB13E8"/>
    <w:rsid w:val="00AB2036"/>
    <w:rsid w:val="00AB5D25"/>
    <w:rsid w:val="00AB6A9E"/>
    <w:rsid w:val="00AC0519"/>
    <w:rsid w:val="00AC0882"/>
    <w:rsid w:val="00AC7E4C"/>
    <w:rsid w:val="00AD2E46"/>
    <w:rsid w:val="00AD42A4"/>
    <w:rsid w:val="00AD5F74"/>
    <w:rsid w:val="00AE0EBA"/>
    <w:rsid w:val="00AE2EE6"/>
    <w:rsid w:val="00AE3BA2"/>
    <w:rsid w:val="00AF0185"/>
    <w:rsid w:val="00AF0B8F"/>
    <w:rsid w:val="00AF307B"/>
    <w:rsid w:val="00AF5CFA"/>
    <w:rsid w:val="00B019BE"/>
    <w:rsid w:val="00B044DD"/>
    <w:rsid w:val="00B107ED"/>
    <w:rsid w:val="00B124AD"/>
    <w:rsid w:val="00B12873"/>
    <w:rsid w:val="00B151B3"/>
    <w:rsid w:val="00B21AFF"/>
    <w:rsid w:val="00B23BCF"/>
    <w:rsid w:val="00B245B8"/>
    <w:rsid w:val="00B27655"/>
    <w:rsid w:val="00B305C0"/>
    <w:rsid w:val="00B31067"/>
    <w:rsid w:val="00B32972"/>
    <w:rsid w:val="00B33114"/>
    <w:rsid w:val="00B33FDC"/>
    <w:rsid w:val="00B3616B"/>
    <w:rsid w:val="00B402D3"/>
    <w:rsid w:val="00B43D47"/>
    <w:rsid w:val="00B44855"/>
    <w:rsid w:val="00B56C4B"/>
    <w:rsid w:val="00B57BCA"/>
    <w:rsid w:val="00B64343"/>
    <w:rsid w:val="00B70219"/>
    <w:rsid w:val="00B70827"/>
    <w:rsid w:val="00B76E31"/>
    <w:rsid w:val="00B80643"/>
    <w:rsid w:val="00B812CC"/>
    <w:rsid w:val="00B83879"/>
    <w:rsid w:val="00B9294F"/>
    <w:rsid w:val="00B92C29"/>
    <w:rsid w:val="00B96D2A"/>
    <w:rsid w:val="00BA2CEA"/>
    <w:rsid w:val="00BA38A3"/>
    <w:rsid w:val="00BA5882"/>
    <w:rsid w:val="00BA5D07"/>
    <w:rsid w:val="00BB4057"/>
    <w:rsid w:val="00BB5B86"/>
    <w:rsid w:val="00BB5CBF"/>
    <w:rsid w:val="00BC3F26"/>
    <w:rsid w:val="00BC470F"/>
    <w:rsid w:val="00BC5793"/>
    <w:rsid w:val="00BC6C2B"/>
    <w:rsid w:val="00BC7BFF"/>
    <w:rsid w:val="00BD3B11"/>
    <w:rsid w:val="00BE08AE"/>
    <w:rsid w:val="00BE2209"/>
    <w:rsid w:val="00BE40DE"/>
    <w:rsid w:val="00BE5074"/>
    <w:rsid w:val="00BE798F"/>
    <w:rsid w:val="00BF1484"/>
    <w:rsid w:val="00C039F9"/>
    <w:rsid w:val="00C07812"/>
    <w:rsid w:val="00C1014B"/>
    <w:rsid w:val="00C121A2"/>
    <w:rsid w:val="00C15311"/>
    <w:rsid w:val="00C17E7E"/>
    <w:rsid w:val="00C24AAC"/>
    <w:rsid w:val="00C24EF8"/>
    <w:rsid w:val="00C270A1"/>
    <w:rsid w:val="00C30630"/>
    <w:rsid w:val="00C30CDA"/>
    <w:rsid w:val="00C36BC2"/>
    <w:rsid w:val="00C3789D"/>
    <w:rsid w:val="00C403A5"/>
    <w:rsid w:val="00C4355D"/>
    <w:rsid w:val="00C446A3"/>
    <w:rsid w:val="00C45441"/>
    <w:rsid w:val="00C50BE5"/>
    <w:rsid w:val="00C51358"/>
    <w:rsid w:val="00C56DD2"/>
    <w:rsid w:val="00C62D63"/>
    <w:rsid w:val="00C67FF9"/>
    <w:rsid w:val="00C70749"/>
    <w:rsid w:val="00C7198F"/>
    <w:rsid w:val="00C7317B"/>
    <w:rsid w:val="00C735A7"/>
    <w:rsid w:val="00C8005B"/>
    <w:rsid w:val="00C83EDE"/>
    <w:rsid w:val="00C87A20"/>
    <w:rsid w:val="00C90C04"/>
    <w:rsid w:val="00C925FA"/>
    <w:rsid w:val="00C92B23"/>
    <w:rsid w:val="00C949BC"/>
    <w:rsid w:val="00C94A14"/>
    <w:rsid w:val="00C96014"/>
    <w:rsid w:val="00C97A10"/>
    <w:rsid w:val="00C97C97"/>
    <w:rsid w:val="00CA2218"/>
    <w:rsid w:val="00CA3283"/>
    <w:rsid w:val="00CA5ACA"/>
    <w:rsid w:val="00CA64A1"/>
    <w:rsid w:val="00CA7B66"/>
    <w:rsid w:val="00CB194C"/>
    <w:rsid w:val="00CB511B"/>
    <w:rsid w:val="00CB597A"/>
    <w:rsid w:val="00CB5F5B"/>
    <w:rsid w:val="00CB7B4A"/>
    <w:rsid w:val="00CC075D"/>
    <w:rsid w:val="00CC22E9"/>
    <w:rsid w:val="00CC288A"/>
    <w:rsid w:val="00CC2ABB"/>
    <w:rsid w:val="00CC4C39"/>
    <w:rsid w:val="00CD3133"/>
    <w:rsid w:val="00CD76AF"/>
    <w:rsid w:val="00CE4E8A"/>
    <w:rsid w:val="00CF0C3C"/>
    <w:rsid w:val="00CF4195"/>
    <w:rsid w:val="00CF5C18"/>
    <w:rsid w:val="00CF5C88"/>
    <w:rsid w:val="00CF6F8E"/>
    <w:rsid w:val="00D02A8A"/>
    <w:rsid w:val="00D03E96"/>
    <w:rsid w:val="00D04C12"/>
    <w:rsid w:val="00D05A92"/>
    <w:rsid w:val="00D061C6"/>
    <w:rsid w:val="00D10CBE"/>
    <w:rsid w:val="00D11892"/>
    <w:rsid w:val="00D15199"/>
    <w:rsid w:val="00D2299B"/>
    <w:rsid w:val="00D25F77"/>
    <w:rsid w:val="00D3010A"/>
    <w:rsid w:val="00D37118"/>
    <w:rsid w:val="00D40282"/>
    <w:rsid w:val="00D4055C"/>
    <w:rsid w:val="00D508A4"/>
    <w:rsid w:val="00D52E3B"/>
    <w:rsid w:val="00D53416"/>
    <w:rsid w:val="00D54799"/>
    <w:rsid w:val="00D56EAC"/>
    <w:rsid w:val="00D579BD"/>
    <w:rsid w:val="00D57C03"/>
    <w:rsid w:val="00D605D7"/>
    <w:rsid w:val="00D6130E"/>
    <w:rsid w:val="00D61BAB"/>
    <w:rsid w:val="00D636E9"/>
    <w:rsid w:val="00D648A7"/>
    <w:rsid w:val="00D64C21"/>
    <w:rsid w:val="00D767C1"/>
    <w:rsid w:val="00D773E1"/>
    <w:rsid w:val="00D93309"/>
    <w:rsid w:val="00D94152"/>
    <w:rsid w:val="00D951BF"/>
    <w:rsid w:val="00DA119A"/>
    <w:rsid w:val="00DA58F1"/>
    <w:rsid w:val="00DA6847"/>
    <w:rsid w:val="00DB3EFC"/>
    <w:rsid w:val="00DB7C87"/>
    <w:rsid w:val="00DC06E4"/>
    <w:rsid w:val="00DC1AFD"/>
    <w:rsid w:val="00DC30CC"/>
    <w:rsid w:val="00DC3FF5"/>
    <w:rsid w:val="00DC484C"/>
    <w:rsid w:val="00DC686B"/>
    <w:rsid w:val="00DD003E"/>
    <w:rsid w:val="00DD0A12"/>
    <w:rsid w:val="00DD0B93"/>
    <w:rsid w:val="00DD15FE"/>
    <w:rsid w:val="00DD2A4B"/>
    <w:rsid w:val="00DD57BF"/>
    <w:rsid w:val="00DD5E0E"/>
    <w:rsid w:val="00DD7E12"/>
    <w:rsid w:val="00DE0489"/>
    <w:rsid w:val="00DE2E74"/>
    <w:rsid w:val="00DE31C0"/>
    <w:rsid w:val="00DE695A"/>
    <w:rsid w:val="00DE7EC9"/>
    <w:rsid w:val="00DF08B0"/>
    <w:rsid w:val="00DF35DA"/>
    <w:rsid w:val="00DF3A81"/>
    <w:rsid w:val="00DF4CC3"/>
    <w:rsid w:val="00DF4F3C"/>
    <w:rsid w:val="00DF6372"/>
    <w:rsid w:val="00DF6BB0"/>
    <w:rsid w:val="00E0451D"/>
    <w:rsid w:val="00E0748D"/>
    <w:rsid w:val="00E128FE"/>
    <w:rsid w:val="00E16461"/>
    <w:rsid w:val="00E20CA7"/>
    <w:rsid w:val="00E215FC"/>
    <w:rsid w:val="00E2566E"/>
    <w:rsid w:val="00E31CDD"/>
    <w:rsid w:val="00E325B4"/>
    <w:rsid w:val="00E33AB7"/>
    <w:rsid w:val="00E3634C"/>
    <w:rsid w:val="00E433BC"/>
    <w:rsid w:val="00E440E8"/>
    <w:rsid w:val="00E4463A"/>
    <w:rsid w:val="00E45BB6"/>
    <w:rsid w:val="00E465FE"/>
    <w:rsid w:val="00E50802"/>
    <w:rsid w:val="00E50B70"/>
    <w:rsid w:val="00E53820"/>
    <w:rsid w:val="00E61325"/>
    <w:rsid w:val="00E65A63"/>
    <w:rsid w:val="00E65DB9"/>
    <w:rsid w:val="00E66E87"/>
    <w:rsid w:val="00E74A19"/>
    <w:rsid w:val="00E752BB"/>
    <w:rsid w:val="00E76D77"/>
    <w:rsid w:val="00E80684"/>
    <w:rsid w:val="00E815C3"/>
    <w:rsid w:val="00E81F79"/>
    <w:rsid w:val="00E8243E"/>
    <w:rsid w:val="00E847B2"/>
    <w:rsid w:val="00E9387D"/>
    <w:rsid w:val="00EA0FE0"/>
    <w:rsid w:val="00EA116E"/>
    <w:rsid w:val="00EA4C6F"/>
    <w:rsid w:val="00EA4E95"/>
    <w:rsid w:val="00EA7F05"/>
    <w:rsid w:val="00EB1A08"/>
    <w:rsid w:val="00EB208E"/>
    <w:rsid w:val="00EB67E7"/>
    <w:rsid w:val="00EC131B"/>
    <w:rsid w:val="00EC1710"/>
    <w:rsid w:val="00EC6FF9"/>
    <w:rsid w:val="00ED138F"/>
    <w:rsid w:val="00ED30B5"/>
    <w:rsid w:val="00ED366E"/>
    <w:rsid w:val="00ED7290"/>
    <w:rsid w:val="00EE0F21"/>
    <w:rsid w:val="00EE3AE4"/>
    <w:rsid w:val="00EE512A"/>
    <w:rsid w:val="00EE68B1"/>
    <w:rsid w:val="00EE6F6E"/>
    <w:rsid w:val="00EE70E6"/>
    <w:rsid w:val="00EF2A1F"/>
    <w:rsid w:val="00EF3437"/>
    <w:rsid w:val="00EF7193"/>
    <w:rsid w:val="00EF71BC"/>
    <w:rsid w:val="00EF76D5"/>
    <w:rsid w:val="00F007E4"/>
    <w:rsid w:val="00F01690"/>
    <w:rsid w:val="00F041E4"/>
    <w:rsid w:val="00F0426B"/>
    <w:rsid w:val="00F05779"/>
    <w:rsid w:val="00F12537"/>
    <w:rsid w:val="00F14A36"/>
    <w:rsid w:val="00F17D36"/>
    <w:rsid w:val="00F268DB"/>
    <w:rsid w:val="00F270C1"/>
    <w:rsid w:val="00F27B16"/>
    <w:rsid w:val="00F306E3"/>
    <w:rsid w:val="00F31098"/>
    <w:rsid w:val="00F4077A"/>
    <w:rsid w:val="00F4153F"/>
    <w:rsid w:val="00F41906"/>
    <w:rsid w:val="00F419D3"/>
    <w:rsid w:val="00F41ABB"/>
    <w:rsid w:val="00F43CF9"/>
    <w:rsid w:val="00F43D62"/>
    <w:rsid w:val="00F51F27"/>
    <w:rsid w:val="00F53541"/>
    <w:rsid w:val="00F62A3C"/>
    <w:rsid w:val="00F62CCB"/>
    <w:rsid w:val="00F6523C"/>
    <w:rsid w:val="00F80EF8"/>
    <w:rsid w:val="00F84D2C"/>
    <w:rsid w:val="00F87470"/>
    <w:rsid w:val="00F91C46"/>
    <w:rsid w:val="00F91CC2"/>
    <w:rsid w:val="00F923A9"/>
    <w:rsid w:val="00F94EE2"/>
    <w:rsid w:val="00FA1030"/>
    <w:rsid w:val="00FA27FB"/>
    <w:rsid w:val="00FA4B24"/>
    <w:rsid w:val="00FA5095"/>
    <w:rsid w:val="00FA5160"/>
    <w:rsid w:val="00FB145A"/>
    <w:rsid w:val="00FB2062"/>
    <w:rsid w:val="00FB5D9D"/>
    <w:rsid w:val="00FC056C"/>
    <w:rsid w:val="00FC34C0"/>
    <w:rsid w:val="00FD745D"/>
    <w:rsid w:val="00FE3943"/>
    <w:rsid w:val="00FE477B"/>
    <w:rsid w:val="00FE4D4D"/>
    <w:rsid w:val="00FE58EC"/>
    <w:rsid w:val="00FE7CB0"/>
    <w:rsid w:val="00FE7F41"/>
    <w:rsid w:val="00FF06C7"/>
    <w:rsid w:val="00FF20CE"/>
    <w:rsid w:val="00FF28C3"/>
    <w:rsid w:val="00FF29B9"/>
    <w:rsid w:val="00FF2B3F"/>
    <w:rsid w:val="00FF33C4"/>
    <w:rsid w:val="00FF7A33"/>
    <w:rsid w:val="244F9BC5"/>
    <w:rsid w:val="5A9D311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12770"/>
  <w15:chartTrackingRefBased/>
  <w15:docId w15:val="{2F63CF4A-4FC8-4165-85D2-9C525FFB1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3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13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13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13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3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3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3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3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3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3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13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13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13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3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3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3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3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320"/>
    <w:rPr>
      <w:rFonts w:eastAsiaTheme="majorEastAsia" w:cstheme="majorBidi"/>
      <w:color w:val="272727" w:themeColor="text1" w:themeTint="D8"/>
    </w:rPr>
  </w:style>
  <w:style w:type="paragraph" w:styleId="Title">
    <w:name w:val="Title"/>
    <w:basedOn w:val="Normal"/>
    <w:next w:val="Normal"/>
    <w:link w:val="TitleChar"/>
    <w:uiPriority w:val="10"/>
    <w:qFormat/>
    <w:rsid w:val="00AA13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3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3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3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320"/>
    <w:pPr>
      <w:spacing w:before="160"/>
      <w:jc w:val="center"/>
    </w:pPr>
    <w:rPr>
      <w:i/>
      <w:iCs/>
      <w:color w:val="404040" w:themeColor="text1" w:themeTint="BF"/>
    </w:rPr>
  </w:style>
  <w:style w:type="character" w:customStyle="1" w:styleId="QuoteChar">
    <w:name w:val="Quote Char"/>
    <w:basedOn w:val="DefaultParagraphFont"/>
    <w:link w:val="Quote"/>
    <w:uiPriority w:val="29"/>
    <w:rsid w:val="00AA1320"/>
    <w:rPr>
      <w:i/>
      <w:iCs/>
      <w:color w:val="404040" w:themeColor="text1" w:themeTint="BF"/>
    </w:rPr>
  </w:style>
  <w:style w:type="paragraph" w:styleId="ListParagraph">
    <w:name w:val="List Paragraph"/>
    <w:basedOn w:val="Normal"/>
    <w:uiPriority w:val="34"/>
    <w:qFormat/>
    <w:rsid w:val="00AA1320"/>
    <w:pPr>
      <w:ind w:left="720"/>
      <w:contextualSpacing/>
    </w:pPr>
  </w:style>
  <w:style w:type="character" w:styleId="IntenseEmphasis">
    <w:name w:val="Intense Emphasis"/>
    <w:basedOn w:val="DefaultParagraphFont"/>
    <w:uiPriority w:val="21"/>
    <w:qFormat/>
    <w:rsid w:val="00AA1320"/>
    <w:rPr>
      <w:i/>
      <w:iCs/>
      <w:color w:val="0F4761" w:themeColor="accent1" w:themeShade="BF"/>
    </w:rPr>
  </w:style>
  <w:style w:type="paragraph" w:styleId="IntenseQuote">
    <w:name w:val="Intense Quote"/>
    <w:basedOn w:val="Normal"/>
    <w:next w:val="Normal"/>
    <w:link w:val="IntenseQuoteChar"/>
    <w:uiPriority w:val="30"/>
    <w:qFormat/>
    <w:rsid w:val="00AA13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320"/>
    <w:rPr>
      <w:i/>
      <w:iCs/>
      <w:color w:val="0F4761" w:themeColor="accent1" w:themeShade="BF"/>
    </w:rPr>
  </w:style>
  <w:style w:type="character" w:styleId="IntenseReference">
    <w:name w:val="Intense Reference"/>
    <w:basedOn w:val="DefaultParagraphFont"/>
    <w:uiPriority w:val="32"/>
    <w:qFormat/>
    <w:rsid w:val="00AA1320"/>
    <w:rPr>
      <w:b/>
      <w:bCs/>
      <w:smallCaps/>
      <w:color w:val="0F4761" w:themeColor="accent1" w:themeShade="BF"/>
      <w:spacing w:val="5"/>
    </w:rPr>
  </w:style>
  <w:style w:type="character" w:styleId="Hyperlink">
    <w:name w:val="Hyperlink"/>
    <w:basedOn w:val="DefaultParagraphFont"/>
    <w:uiPriority w:val="99"/>
    <w:unhideWhenUsed/>
    <w:rsid w:val="00C90C04"/>
    <w:rPr>
      <w:color w:val="467886" w:themeColor="hyperlink"/>
      <w:u w:val="single"/>
    </w:rPr>
  </w:style>
  <w:style w:type="character" w:styleId="UnresolvedMention">
    <w:name w:val="Unresolved Mention"/>
    <w:basedOn w:val="DefaultParagraphFont"/>
    <w:uiPriority w:val="99"/>
    <w:semiHidden/>
    <w:unhideWhenUsed/>
    <w:rsid w:val="00C90C04"/>
    <w:rPr>
      <w:color w:val="605E5C"/>
      <w:shd w:val="clear" w:color="auto" w:fill="E1DFDD"/>
    </w:rPr>
  </w:style>
  <w:style w:type="character" w:styleId="PlaceholderText">
    <w:name w:val="Placeholder Text"/>
    <w:basedOn w:val="DefaultParagraphFont"/>
    <w:uiPriority w:val="99"/>
    <w:semiHidden/>
    <w:rsid w:val="00BA5882"/>
    <w:rPr>
      <w:color w:val="666666"/>
    </w:rPr>
  </w:style>
  <w:style w:type="paragraph" w:styleId="NormalWeb">
    <w:name w:val="Normal (Web)"/>
    <w:basedOn w:val="Normal"/>
    <w:uiPriority w:val="99"/>
    <w:unhideWhenUsed/>
    <w:rsid w:val="00564A56"/>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564A56"/>
    <w:rPr>
      <w:b/>
      <w:bCs/>
    </w:rPr>
  </w:style>
  <w:style w:type="character" w:customStyle="1" w:styleId="katex-mathml">
    <w:name w:val="katex-mathml"/>
    <w:basedOn w:val="DefaultParagraphFont"/>
    <w:rsid w:val="00564A56"/>
  </w:style>
  <w:style w:type="character" w:customStyle="1" w:styleId="mord">
    <w:name w:val="mord"/>
    <w:basedOn w:val="DefaultParagraphFont"/>
    <w:rsid w:val="00564A56"/>
  </w:style>
  <w:style w:type="character" w:customStyle="1" w:styleId="vlist-s">
    <w:name w:val="vlist-s"/>
    <w:basedOn w:val="DefaultParagraphFont"/>
    <w:rsid w:val="00564A56"/>
  </w:style>
  <w:style w:type="character" w:styleId="Emphasis">
    <w:name w:val="Emphasis"/>
    <w:basedOn w:val="DefaultParagraphFont"/>
    <w:uiPriority w:val="20"/>
    <w:qFormat/>
    <w:rsid w:val="00006370"/>
    <w:rPr>
      <w:i/>
      <w:iCs/>
    </w:rPr>
  </w:style>
  <w:style w:type="character" w:styleId="LineNumber">
    <w:name w:val="line number"/>
    <w:basedOn w:val="DefaultParagraphFont"/>
    <w:uiPriority w:val="99"/>
    <w:semiHidden/>
    <w:unhideWhenUsed/>
    <w:rsid w:val="00C50BE5"/>
  </w:style>
  <w:style w:type="character" w:styleId="FollowedHyperlink">
    <w:name w:val="FollowedHyperlink"/>
    <w:basedOn w:val="DefaultParagraphFont"/>
    <w:uiPriority w:val="99"/>
    <w:semiHidden/>
    <w:unhideWhenUsed/>
    <w:rsid w:val="002E30EB"/>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2C09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98788">
      <w:bodyDiv w:val="1"/>
      <w:marLeft w:val="0"/>
      <w:marRight w:val="0"/>
      <w:marTop w:val="0"/>
      <w:marBottom w:val="0"/>
      <w:divBdr>
        <w:top w:val="none" w:sz="0" w:space="0" w:color="auto"/>
        <w:left w:val="none" w:sz="0" w:space="0" w:color="auto"/>
        <w:bottom w:val="none" w:sz="0" w:space="0" w:color="auto"/>
        <w:right w:val="none" w:sz="0" w:space="0" w:color="auto"/>
      </w:divBdr>
    </w:div>
    <w:div w:id="42213399">
      <w:bodyDiv w:val="1"/>
      <w:marLeft w:val="0"/>
      <w:marRight w:val="0"/>
      <w:marTop w:val="0"/>
      <w:marBottom w:val="0"/>
      <w:divBdr>
        <w:top w:val="none" w:sz="0" w:space="0" w:color="auto"/>
        <w:left w:val="none" w:sz="0" w:space="0" w:color="auto"/>
        <w:bottom w:val="none" w:sz="0" w:space="0" w:color="auto"/>
        <w:right w:val="none" w:sz="0" w:space="0" w:color="auto"/>
      </w:divBdr>
    </w:div>
    <w:div w:id="81340775">
      <w:bodyDiv w:val="1"/>
      <w:marLeft w:val="0"/>
      <w:marRight w:val="0"/>
      <w:marTop w:val="0"/>
      <w:marBottom w:val="0"/>
      <w:divBdr>
        <w:top w:val="none" w:sz="0" w:space="0" w:color="auto"/>
        <w:left w:val="none" w:sz="0" w:space="0" w:color="auto"/>
        <w:bottom w:val="none" w:sz="0" w:space="0" w:color="auto"/>
        <w:right w:val="none" w:sz="0" w:space="0" w:color="auto"/>
      </w:divBdr>
    </w:div>
    <w:div w:id="184756555">
      <w:bodyDiv w:val="1"/>
      <w:marLeft w:val="0"/>
      <w:marRight w:val="0"/>
      <w:marTop w:val="0"/>
      <w:marBottom w:val="0"/>
      <w:divBdr>
        <w:top w:val="none" w:sz="0" w:space="0" w:color="auto"/>
        <w:left w:val="none" w:sz="0" w:space="0" w:color="auto"/>
        <w:bottom w:val="none" w:sz="0" w:space="0" w:color="auto"/>
        <w:right w:val="none" w:sz="0" w:space="0" w:color="auto"/>
      </w:divBdr>
    </w:div>
    <w:div w:id="205532371">
      <w:bodyDiv w:val="1"/>
      <w:marLeft w:val="0"/>
      <w:marRight w:val="0"/>
      <w:marTop w:val="0"/>
      <w:marBottom w:val="0"/>
      <w:divBdr>
        <w:top w:val="none" w:sz="0" w:space="0" w:color="auto"/>
        <w:left w:val="none" w:sz="0" w:space="0" w:color="auto"/>
        <w:bottom w:val="none" w:sz="0" w:space="0" w:color="auto"/>
        <w:right w:val="none" w:sz="0" w:space="0" w:color="auto"/>
      </w:divBdr>
    </w:div>
    <w:div w:id="292487578">
      <w:bodyDiv w:val="1"/>
      <w:marLeft w:val="0"/>
      <w:marRight w:val="0"/>
      <w:marTop w:val="0"/>
      <w:marBottom w:val="0"/>
      <w:divBdr>
        <w:top w:val="none" w:sz="0" w:space="0" w:color="auto"/>
        <w:left w:val="none" w:sz="0" w:space="0" w:color="auto"/>
        <w:bottom w:val="none" w:sz="0" w:space="0" w:color="auto"/>
        <w:right w:val="none" w:sz="0" w:space="0" w:color="auto"/>
      </w:divBdr>
    </w:div>
    <w:div w:id="300038112">
      <w:bodyDiv w:val="1"/>
      <w:marLeft w:val="0"/>
      <w:marRight w:val="0"/>
      <w:marTop w:val="0"/>
      <w:marBottom w:val="0"/>
      <w:divBdr>
        <w:top w:val="none" w:sz="0" w:space="0" w:color="auto"/>
        <w:left w:val="none" w:sz="0" w:space="0" w:color="auto"/>
        <w:bottom w:val="none" w:sz="0" w:space="0" w:color="auto"/>
        <w:right w:val="none" w:sz="0" w:space="0" w:color="auto"/>
      </w:divBdr>
    </w:div>
    <w:div w:id="351566049">
      <w:bodyDiv w:val="1"/>
      <w:marLeft w:val="0"/>
      <w:marRight w:val="0"/>
      <w:marTop w:val="0"/>
      <w:marBottom w:val="0"/>
      <w:divBdr>
        <w:top w:val="none" w:sz="0" w:space="0" w:color="auto"/>
        <w:left w:val="none" w:sz="0" w:space="0" w:color="auto"/>
        <w:bottom w:val="none" w:sz="0" w:space="0" w:color="auto"/>
        <w:right w:val="none" w:sz="0" w:space="0" w:color="auto"/>
      </w:divBdr>
    </w:div>
    <w:div w:id="431244097">
      <w:bodyDiv w:val="1"/>
      <w:marLeft w:val="0"/>
      <w:marRight w:val="0"/>
      <w:marTop w:val="0"/>
      <w:marBottom w:val="0"/>
      <w:divBdr>
        <w:top w:val="none" w:sz="0" w:space="0" w:color="auto"/>
        <w:left w:val="none" w:sz="0" w:space="0" w:color="auto"/>
        <w:bottom w:val="none" w:sz="0" w:space="0" w:color="auto"/>
        <w:right w:val="none" w:sz="0" w:space="0" w:color="auto"/>
      </w:divBdr>
    </w:div>
    <w:div w:id="542062064">
      <w:bodyDiv w:val="1"/>
      <w:marLeft w:val="0"/>
      <w:marRight w:val="0"/>
      <w:marTop w:val="0"/>
      <w:marBottom w:val="0"/>
      <w:divBdr>
        <w:top w:val="none" w:sz="0" w:space="0" w:color="auto"/>
        <w:left w:val="none" w:sz="0" w:space="0" w:color="auto"/>
        <w:bottom w:val="none" w:sz="0" w:space="0" w:color="auto"/>
        <w:right w:val="none" w:sz="0" w:space="0" w:color="auto"/>
      </w:divBdr>
    </w:div>
    <w:div w:id="689184252">
      <w:bodyDiv w:val="1"/>
      <w:marLeft w:val="0"/>
      <w:marRight w:val="0"/>
      <w:marTop w:val="0"/>
      <w:marBottom w:val="0"/>
      <w:divBdr>
        <w:top w:val="none" w:sz="0" w:space="0" w:color="auto"/>
        <w:left w:val="none" w:sz="0" w:space="0" w:color="auto"/>
        <w:bottom w:val="none" w:sz="0" w:space="0" w:color="auto"/>
        <w:right w:val="none" w:sz="0" w:space="0" w:color="auto"/>
      </w:divBdr>
    </w:div>
    <w:div w:id="748624542">
      <w:bodyDiv w:val="1"/>
      <w:marLeft w:val="0"/>
      <w:marRight w:val="0"/>
      <w:marTop w:val="0"/>
      <w:marBottom w:val="0"/>
      <w:divBdr>
        <w:top w:val="none" w:sz="0" w:space="0" w:color="auto"/>
        <w:left w:val="none" w:sz="0" w:space="0" w:color="auto"/>
        <w:bottom w:val="none" w:sz="0" w:space="0" w:color="auto"/>
        <w:right w:val="none" w:sz="0" w:space="0" w:color="auto"/>
      </w:divBdr>
    </w:div>
    <w:div w:id="824659828">
      <w:bodyDiv w:val="1"/>
      <w:marLeft w:val="0"/>
      <w:marRight w:val="0"/>
      <w:marTop w:val="0"/>
      <w:marBottom w:val="0"/>
      <w:divBdr>
        <w:top w:val="none" w:sz="0" w:space="0" w:color="auto"/>
        <w:left w:val="none" w:sz="0" w:space="0" w:color="auto"/>
        <w:bottom w:val="none" w:sz="0" w:space="0" w:color="auto"/>
        <w:right w:val="none" w:sz="0" w:space="0" w:color="auto"/>
      </w:divBdr>
    </w:div>
    <w:div w:id="885217335">
      <w:bodyDiv w:val="1"/>
      <w:marLeft w:val="0"/>
      <w:marRight w:val="0"/>
      <w:marTop w:val="0"/>
      <w:marBottom w:val="0"/>
      <w:divBdr>
        <w:top w:val="none" w:sz="0" w:space="0" w:color="auto"/>
        <w:left w:val="none" w:sz="0" w:space="0" w:color="auto"/>
        <w:bottom w:val="none" w:sz="0" w:space="0" w:color="auto"/>
        <w:right w:val="none" w:sz="0" w:space="0" w:color="auto"/>
      </w:divBdr>
    </w:div>
    <w:div w:id="917635163">
      <w:bodyDiv w:val="1"/>
      <w:marLeft w:val="0"/>
      <w:marRight w:val="0"/>
      <w:marTop w:val="0"/>
      <w:marBottom w:val="0"/>
      <w:divBdr>
        <w:top w:val="none" w:sz="0" w:space="0" w:color="auto"/>
        <w:left w:val="none" w:sz="0" w:space="0" w:color="auto"/>
        <w:bottom w:val="none" w:sz="0" w:space="0" w:color="auto"/>
        <w:right w:val="none" w:sz="0" w:space="0" w:color="auto"/>
      </w:divBdr>
    </w:div>
    <w:div w:id="936059022">
      <w:bodyDiv w:val="1"/>
      <w:marLeft w:val="0"/>
      <w:marRight w:val="0"/>
      <w:marTop w:val="0"/>
      <w:marBottom w:val="0"/>
      <w:divBdr>
        <w:top w:val="none" w:sz="0" w:space="0" w:color="auto"/>
        <w:left w:val="none" w:sz="0" w:space="0" w:color="auto"/>
        <w:bottom w:val="none" w:sz="0" w:space="0" w:color="auto"/>
        <w:right w:val="none" w:sz="0" w:space="0" w:color="auto"/>
      </w:divBdr>
    </w:div>
    <w:div w:id="953637431">
      <w:bodyDiv w:val="1"/>
      <w:marLeft w:val="0"/>
      <w:marRight w:val="0"/>
      <w:marTop w:val="0"/>
      <w:marBottom w:val="0"/>
      <w:divBdr>
        <w:top w:val="none" w:sz="0" w:space="0" w:color="auto"/>
        <w:left w:val="none" w:sz="0" w:space="0" w:color="auto"/>
        <w:bottom w:val="none" w:sz="0" w:space="0" w:color="auto"/>
        <w:right w:val="none" w:sz="0" w:space="0" w:color="auto"/>
      </w:divBdr>
    </w:div>
    <w:div w:id="968783909">
      <w:bodyDiv w:val="1"/>
      <w:marLeft w:val="0"/>
      <w:marRight w:val="0"/>
      <w:marTop w:val="0"/>
      <w:marBottom w:val="0"/>
      <w:divBdr>
        <w:top w:val="none" w:sz="0" w:space="0" w:color="auto"/>
        <w:left w:val="none" w:sz="0" w:space="0" w:color="auto"/>
        <w:bottom w:val="none" w:sz="0" w:space="0" w:color="auto"/>
        <w:right w:val="none" w:sz="0" w:space="0" w:color="auto"/>
      </w:divBdr>
    </w:div>
    <w:div w:id="991102379">
      <w:bodyDiv w:val="1"/>
      <w:marLeft w:val="0"/>
      <w:marRight w:val="0"/>
      <w:marTop w:val="0"/>
      <w:marBottom w:val="0"/>
      <w:divBdr>
        <w:top w:val="none" w:sz="0" w:space="0" w:color="auto"/>
        <w:left w:val="none" w:sz="0" w:space="0" w:color="auto"/>
        <w:bottom w:val="none" w:sz="0" w:space="0" w:color="auto"/>
        <w:right w:val="none" w:sz="0" w:space="0" w:color="auto"/>
      </w:divBdr>
    </w:div>
    <w:div w:id="1010061519">
      <w:bodyDiv w:val="1"/>
      <w:marLeft w:val="0"/>
      <w:marRight w:val="0"/>
      <w:marTop w:val="0"/>
      <w:marBottom w:val="0"/>
      <w:divBdr>
        <w:top w:val="none" w:sz="0" w:space="0" w:color="auto"/>
        <w:left w:val="none" w:sz="0" w:space="0" w:color="auto"/>
        <w:bottom w:val="none" w:sz="0" w:space="0" w:color="auto"/>
        <w:right w:val="none" w:sz="0" w:space="0" w:color="auto"/>
      </w:divBdr>
    </w:div>
    <w:div w:id="1018043788">
      <w:bodyDiv w:val="1"/>
      <w:marLeft w:val="0"/>
      <w:marRight w:val="0"/>
      <w:marTop w:val="0"/>
      <w:marBottom w:val="0"/>
      <w:divBdr>
        <w:top w:val="none" w:sz="0" w:space="0" w:color="auto"/>
        <w:left w:val="none" w:sz="0" w:space="0" w:color="auto"/>
        <w:bottom w:val="none" w:sz="0" w:space="0" w:color="auto"/>
        <w:right w:val="none" w:sz="0" w:space="0" w:color="auto"/>
      </w:divBdr>
    </w:div>
    <w:div w:id="1059984987">
      <w:bodyDiv w:val="1"/>
      <w:marLeft w:val="0"/>
      <w:marRight w:val="0"/>
      <w:marTop w:val="0"/>
      <w:marBottom w:val="0"/>
      <w:divBdr>
        <w:top w:val="none" w:sz="0" w:space="0" w:color="auto"/>
        <w:left w:val="none" w:sz="0" w:space="0" w:color="auto"/>
        <w:bottom w:val="none" w:sz="0" w:space="0" w:color="auto"/>
        <w:right w:val="none" w:sz="0" w:space="0" w:color="auto"/>
      </w:divBdr>
    </w:div>
    <w:div w:id="1078211090">
      <w:bodyDiv w:val="1"/>
      <w:marLeft w:val="0"/>
      <w:marRight w:val="0"/>
      <w:marTop w:val="0"/>
      <w:marBottom w:val="0"/>
      <w:divBdr>
        <w:top w:val="none" w:sz="0" w:space="0" w:color="auto"/>
        <w:left w:val="none" w:sz="0" w:space="0" w:color="auto"/>
        <w:bottom w:val="none" w:sz="0" w:space="0" w:color="auto"/>
        <w:right w:val="none" w:sz="0" w:space="0" w:color="auto"/>
      </w:divBdr>
    </w:div>
    <w:div w:id="1119573078">
      <w:bodyDiv w:val="1"/>
      <w:marLeft w:val="0"/>
      <w:marRight w:val="0"/>
      <w:marTop w:val="0"/>
      <w:marBottom w:val="0"/>
      <w:divBdr>
        <w:top w:val="none" w:sz="0" w:space="0" w:color="auto"/>
        <w:left w:val="none" w:sz="0" w:space="0" w:color="auto"/>
        <w:bottom w:val="none" w:sz="0" w:space="0" w:color="auto"/>
        <w:right w:val="none" w:sz="0" w:space="0" w:color="auto"/>
      </w:divBdr>
    </w:div>
    <w:div w:id="1207835874">
      <w:bodyDiv w:val="1"/>
      <w:marLeft w:val="0"/>
      <w:marRight w:val="0"/>
      <w:marTop w:val="0"/>
      <w:marBottom w:val="0"/>
      <w:divBdr>
        <w:top w:val="none" w:sz="0" w:space="0" w:color="auto"/>
        <w:left w:val="none" w:sz="0" w:space="0" w:color="auto"/>
        <w:bottom w:val="none" w:sz="0" w:space="0" w:color="auto"/>
        <w:right w:val="none" w:sz="0" w:space="0" w:color="auto"/>
      </w:divBdr>
    </w:div>
    <w:div w:id="1220678064">
      <w:bodyDiv w:val="1"/>
      <w:marLeft w:val="0"/>
      <w:marRight w:val="0"/>
      <w:marTop w:val="0"/>
      <w:marBottom w:val="0"/>
      <w:divBdr>
        <w:top w:val="none" w:sz="0" w:space="0" w:color="auto"/>
        <w:left w:val="none" w:sz="0" w:space="0" w:color="auto"/>
        <w:bottom w:val="none" w:sz="0" w:space="0" w:color="auto"/>
        <w:right w:val="none" w:sz="0" w:space="0" w:color="auto"/>
      </w:divBdr>
    </w:div>
    <w:div w:id="1227491893">
      <w:bodyDiv w:val="1"/>
      <w:marLeft w:val="0"/>
      <w:marRight w:val="0"/>
      <w:marTop w:val="0"/>
      <w:marBottom w:val="0"/>
      <w:divBdr>
        <w:top w:val="none" w:sz="0" w:space="0" w:color="auto"/>
        <w:left w:val="none" w:sz="0" w:space="0" w:color="auto"/>
        <w:bottom w:val="none" w:sz="0" w:space="0" w:color="auto"/>
        <w:right w:val="none" w:sz="0" w:space="0" w:color="auto"/>
      </w:divBdr>
    </w:div>
    <w:div w:id="1269385885">
      <w:bodyDiv w:val="1"/>
      <w:marLeft w:val="0"/>
      <w:marRight w:val="0"/>
      <w:marTop w:val="0"/>
      <w:marBottom w:val="0"/>
      <w:divBdr>
        <w:top w:val="none" w:sz="0" w:space="0" w:color="auto"/>
        <w:left w:val="none" w:sz="0" w:space="0" w:color="auto"/>
        <w:bottom w:val="none" w:sz="0" w:space="0" w:color="auto"/>
        <w:right w:val="none" w:sz="0" w:space="0" w:color="auto"/>
      </w:divBdr>
    </w:div>
    <w:div w:id="1297684389">
      <w:bodyDiv w:val="1"/>
      <w:marLeft w:val="0"/>
      <w:marRight w:val="0"/>
      <w:marTop w:val="0"/>
      <w:marBottom w:val="0"/>
      <w:divBdr>
        <w:top w:val="none" w:sz="0" w:space="0" w:color="auto"/>
        <w:left w:val="none" w:sz="0" w:space="0" w:color="auto"/>
        <w:bottom w:val="none" w:sz="0" w:space="0" w:color="auto"/>
        <w:right w:val="none" w:sz="0" w:space="0" w:color="auto"/>
      </w:divBdr>
    </w:div>
    <w:div w:id="1482500490">
      <w:bodyDiv w:val="1"/>
      <w:marLeft w:val="0"/>
      <w:marRight w:val="0"/>
      <w:marTop w:val="0"/>
      <w:marBottom w:val="0"/>
      <w:divBdr>
        <w:top w:val="none" w:sz="0" w:space="0" w:color="auto"/>
        <w:left w:val="none" w:sz="0" w:space="0" w:color="auto"/>
        <w:bottom w:val="none" w:sz="0" w:space="0" w:color="auto"/>
        <w:right w:val="none" w:sz="0" w:space="0" w:color="auto"/>
      </w:divBdr>
    </w:div>
    <w:div w:id="1487281396">
      <w:bodyDiv w:val="1"/>
      <w:marLeft w:val="0"/>
      <w:marRight w:val="0"/>
      <w:marTop w:val="0"/>
      <w:marBottom w:val="0"/>
      <w:divBdr>
        <w:top w:val="none" w:sz="0" w:space="0" w:color="auto"/>
        <w:left w:val="none" w:sz="0" w:space="0" w:color="auto"/>
        <w:bottom w:val="none" w:sz="0" w:space="0" w:color="auto"/>
        <w:right w:val="none" w:sz="0" w:space="0" w:color="auto"/>
      </w:divBdr>
    </w:div>
    <w:div w:id="1490511960">
      <w:bodyDiv w:val="1"/>
      <w:marLeft w:val="0"/>
      <w:marRight w:val="0"/>
      <w:marTop w:val="0"/>
      <w:marBottom w:val="0"/>
      <w:divBdr>
        <w:top w:val="none" w:sz="0" w:space="0" w:color="auto"/>
        <w:left w:val="none" w:sz="0" w:space="0" w:color="auto"/>
        <w:bottom w:val="none" w:sz="0" w:space="0" w:color="auto"/>
        <w:right w:val="none" w:sz="0" w:space="0" w:color="auto"/>
      </w:divBdr>
    </w:div>
    <w:div w:id="1539853846">
      <w:bodyDiv w:val="1"/>
      <w:marLeft w:val="0"/>
      <w:marRight w:val="0"/>
      <w:marTop w:val="0"/>
      <w:marBottom w:val="0"/>
      <w:divBdr>
        <w:top w:val="none" w:sz="0" w:space="0" w:color="auto"/>
        <w:left w:val="none" w:sz="0" w:space="0" w:color="auto"/>
        <w:bottom w:val="none" w:sz="0" w:space="0" w:color="auto"/>
        <w:right w:val="none" w:sz="0" w:space="0" w:color="auto"/>
      </w:divBdr>
    </w:div>
    <w:div w:id="1586038151">
      <w:bodyDiv w:val="1"/>
      <w:marLeft w:val="0"/>
      <w:marRight w:val="0"/>
      <w:marTop w:val="0"/>
      <w:marBottom w:val="0"/>
      <w:divBdr>
        <w:top w:val="none" w:sz="0" w:space="0" w:color="auto"/>
        <w:left w:val="none" w:sz="0" w:space="0" w:color="auto"/>
        <w:bottom w:val="none" w:sz="0" w:space="0" w:color="auto"/>
        <w:right w:val="none" w:sz="0" w:space="0" w:color="auto"/>
      </w:divBdr>
    </w:div>
    <w:div w:id="1713260874">
      <w:bodyDiv w:val="1"/>
      <w:marLeft w:val="0"/>
      <w:marRight w:val="0"/>
      <w:marTop w:val="0"/>
      <w:marBottom w:val="0"/>
      <w:divBdr>
        <w:top w:val="none" w:sz="0" w:space="0" w:color="auto"/>
        <w:left w:val="none" w:sz="0" w:space="0" w:color="auto"/>
        <w:bottom w:val="none" w:sz="0" w:space="0" w:color="auto"/>
        <w:right w:val="none" w:sz="0" w:space="0" w:color="auto"/>
      </w:divBdr>
    </w:div>
    <w:div w:id="1736277670">
      <w:bodyDiv w:val="1"/>
      <w:marLeft w:val="0"/>
      <w:marRight w:val="0"/>
      <w:marTop w:val="0"/>
      <w:marBottom w:val="0"/>
      <w:divBdr>
        <w:top w:val="none" w:sz="0" w:space="0" w:color="auto"/>
        <w:left w:val="none" w:sz="0" w:space="0" w:color="auto"/>
        <w:bottom w:val="none" w:sz="0" w:space="0" w:color="auto"/>
        <w:right w:val="none" w:sz="0" w:space="0" w:color="auto"/>
      </w:divBdr>
    </w:div>
    <w:div w:id="1826311332">
      <w:bodyDiv w:val="1"/>
      <w:marLeft w:val="0"/>
      <w:marRight w:val="0"/>
      <w:marTop w:val="0"/>
      <w:marBottom w:val="0"/>
      <w:divBdr>
        <w:top w:val="none" w:sz="0" w:space="0" w:color="auto"/>
        <w:left w:val="none" w:sz="0" w:space="0" w:color="auto"/>
        <w:bottom w:val="none" w:sz="0" w:space="0" w:color="auto"/>
        <w:right w:val="none" w:sz="0" w:space="0" w:color="auto"/>
      </w:divBdr>
    </w:div>
    <w:div w:id="1833595322">
      <w:bodyDiv w:val="1"/>
      <w:marLeft w:val="0"/>
      <w:marRight w:val="0"/>
      <w:marTop w:val="0"/>
      <w:marBottom w:val="0"/>
      <w:divBdr>
        <w:top w:val="none" w:sz="0" w:space="0" w:color="auto"/>
        <w:left w:val="none" w:sz="0" w:space="0" w:color="auto"/>
        <w:bottom w:val="none" w:sz="0" w:space="0" w:color="auto"/>
        <w:right w:val="none" w:sz="0" w:space="0" w:color="auto"/>
      </w:divBdr>
    </w:div>
    <w:div w:id="2018920420">
      <w:bodyDiv w:val="1"/>
      <w:marLeft w:val="0"/>
      <w:marRight w:val="0"/>
      <w:marTop w:val="0"/>
      <w:marBottom w:val="0"/>
      <w:divBdr>
        <w:top w:val="none" w:sz="0" w:space="0" w:color="auto"/>
        <w:left w:val="none" w:sz="0" w:space="0" w:color="auto"/>
        <w:bottom w:val="none" w:sz="0" w:space="0" w:color="auto"/>
        <w:right w:val="none" w:sz="0" w:space="0" w:color="auto"/>
      </w:divBdr>
    </w:div>
    <w:div w:id="2048792422">
      <w:bodyDiv w:val="1"/>
      <w:marLeft w:val="0"/>
      <w:marRight w:val="0"/>
      <w:marTop w:val="0"/>
      <w:marBottom w:val="0"/>
      <w:divBdr>
        <w:top w:val="none" w:sz="0" w:space="0" w:color="auto"/>
        <w:left w:val="none" w:sz="0" w:space="0" w:color="auto"/>
        <w:bottom w:val="none" w:sz="0" w:space="0" w:color="auto"/>
        <w:right w:val="none" w:sz="0" w:space="0" w:color="auto"/>
      </w:divBdr>
    </w:div>
    <w:div w:id="209901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oe.dcceew.gov.au/" TargetMode="External"/><Relationship Id="rId26" Type="http://schemas.openxmlformats.org/officeDocument/2006/relationships/hyperlink" Target="https://www.epa.vic.gov.au/about-epa/publications/1709" TargetMode="External"/><Relationship Id="rId39" Type="http://schemas.openxmlformats.org/officeDocument/2006/relationships/hyperlink" Target="https://doi.org/10.3390/atmos14020406" TargetMode="External"/><Relationship Id="rId21" Type="http://schemas.openxmlformats.org/officeDocument/2006/relationships/hyperlink" Target="https://www.environment.nsw.gov.au/research-and-publications/publications-search/new-south-wales-annual-compliance-report-2018" TargetMode="External"/><Relationship Id="rId34" Type="http://schemas.openxmlformats.org/officeDocument/2006/relationships/hyperlink" Target="https://doi.org/10.1007/s11869-020-00913-8" TargetMode="External"/><Relationship Id="rId42" Type="http://schemas.openxmlformats.org/officeDocument/2006/relationships/hyperlink" Target="https://www.legislation.gov.au/F2007B01142/2016-02-03/text" TargetMode="External"/><Relationship Id="rId47" Type="http://schemas.openxmlformats.org/officeDocument/2006/relationships/hyperlink" Target="https://doi.org/10.1016/j.jenvman.2020.111681" TargetMode="External"/><Relationship Id="rId50" Type="http://schemas.openxmlformats.org/officeDocument/2006/relationships/hyperlink" Target="https://www.who.int/publications/i/item/9789240034228"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envres.2019.03.068" TargetMode="External"/><Relationship Id="rId29" Type="http://schemas.openxmlformats.org/officeDocument/2006/relationships/hyperlink" Target="https://www.epa.vic.gov.au/about-epa/publications/2052-nepm-compliance-air-monitoring-report" TargetMode="External"/><Relationship Id="rId11" Type="http://schemas.openxmlformats.org/officeDocument/2006/relationships/image" Target="media/image4.png"/><Relationship Id="rId24" Type="http://schemas.openxmlformats.org/officeDocument/2006/relationships/hyperlink" Target="https://www.epa.vic.gov.au/about-epa/publications/1483" TargetMode="External"/><Relationship Id="rId32" Type="http://schemas.openxmlformats.org/officeDocument/2006/relationships/hyperlink" Target="https://doi.org/10.1016/j.joclim.2021.100110" TargetMode="External"/><Relationship Id="rId37" Type="http://schemas.openxmlformats.org/officeDocument/2006/relationships/hyperlink" Target="https://www.stateofglobalair.org/resources/report/state-global-air-report-2024" TargetMode="External"/><Relationship Id="rId40" Type="http://schemas.openxmlformats.org/officeDocument/2006/relationships/hyperlink" Target="https://doi.org/10.1016/j.wace.2017.10.004" TargetMode="External"/><Relationship Id="rId45" Type="http://schemas.openxmlformats.org/officeDocument/2006/relationships/hyperlink" Target="https://doi.org/10.1016/j.scitotenv.2021.152254"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epa.nsw.gov.au/your-environment/air/regional-air-quality" TargetMode="External"/><Relationship Id="rId31" Type="http://schemas.openxmlformats.org/officeDocument/2006/relationships/hyperlink" Target="https://discover.data.vic.gov.au/dataset/epa-air-watch-all-sites-air-quality-hourly-averages-yearly/historical" TargetMode="External"/><Relationship Id="rId44" Type="http://schemas.openxmlformats.org/officeDocument/2006/relationships/hyperlink" Target="https://doi.org/10.1080/07293682.2020.1739095" TargetMode="External"/><Relationship Id="rId52" Type="http://schemas.openxmlformats.org/officeDocument/2006/relationships/hyperlink" Target="https://doi.org/10.1016/j.atmosenv.2021.1188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nvironment.nsw.gov.au/research-and-publications/publications-search/new-south-wales-annual-compliance-report-2021" TargetMode="External"/><Relationship Id="rId27" Type="http://schemas.openxmlformats.org/officeDocument/2006/relationships/hyperlink" Target="https://www.epa.vic.gov.au/about-epa/publications/2060-air-pollution-inner-west-melbourne" TargetMode="External"/><Relationship Id="rId30" Type="http://schemas.openxmlformats.org/officeDocument/2006/relationships/hyperlink" Target="https://www.airquality.nsw.gov.au/air-quality-data-services/data-download-facility" TargetMode="External"/><Relationship Id="rId35" Type="http://schemas.openxmlformats.org/officeDocument/2006/relationships/hyperlink" Target="https://doi.org/10.4236/jep.2021.126024" TargetMode="External"/><Relationship Id="rId43" Type="http://schemas.openxmlformats.org/officeDocument/2006/relationships/hyperlink" Target="https://doi.org/10.5194/acp-18-13969-2018" TargetMode="External"/><Relationship Id="rId48" Type="http://schemas.openxmlformats.org/officeDocument/2006/relationships/hyperlink" Target="https://doi.org/10.1016/j.atmosenv.2018.05.034"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who.int/news-room/fact-sheets/detail/ambient-(outdoor)-air-quality-and-health"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3390/atmos13020176" TargetMode="External"/><Relationship Id="rId25" Type="http://schemas.openxmlformats.org/officeDocument/2006/relationships/hyperlink" Target="https://www.epa.vic.gov.au/about-epa/publications/1663" TargetMode="External"/><Relationship Id="rId33" Type="http://schemas.openxmlformats.org/officeDocument/2006/relationships/hyperlink" Target="https://doi.org/10.1016/j.envres.2022.114144" TargetMode="External"/><Relationship Id="rId38" Type="http://schemas.openxmlformats.org/officeDocument/2006/relationships/hyperlink" Target="https://doi.org/10.1016/j.atmosenv.2015.09.019" TargetMode="External"/><Relationship Id="rId46" Type="http://schemas.openxmlformats.org/officeDocument/2006/relationships/hyperlink" Target="https://www.intertekinform.com/en-au/standards/as-nzs-3580-1-1-2016-100904_saig_as_as_212008/" TargetMode="External"/><Relationship Id="rId20" Type="http://schemas.openxmlformats.org/officeDocument/2006/relationships/hyperlink" Target="https://www.environment.nsw.gov.au/research-and-publications/publications-search/new-south-wales-annual-compliance-report-2017" TargetMode="External"/><Relationship Id="rId41" Type="http://schemas.openxmlformats.org/officeDocument/2006/relationships/hyperlink" Target="https://ourworldindata.org/data-review-air-pollution-death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annepidem.2011.11.004" TargetMode="External"/><Relationship Id="rId23" Type="http://schemas.openxmlformats.org/officeDocument/2006/relationships/hyperlink" Target="https://www.epa.vic.gov.au/about-epa/publications/1137" TargetMode="External"/><Relationship Id="rId28" Type="http://schemas.openxmlformats.org/officeDocument/2006/relationships/hyperlink" Target="https://www.epa.vic.gov.au/for-community/current-projects-issues/preventing-pollution-brooklyn" TargetMode="External"/><Relationship Id="rId36" Type="http://schemas.openxmlformats.org/officeDocument/2006/relationships/hyperlink" Target="https://www.stateofglobalair.org/resources/report/how-does-air-pollution-affect-life-expectancy-around-world" TargetMode="External"/><Relationship Id="rId49" Type="http://schemas.openxmlformats.org/officeDocument/2006/relationships/hyperlink" Target="https://doi.org/10.3390/atmos91204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50925-8E97-4D3B-A296-5C2DFD753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7723</Words>
  <Characters>44026</Characters>
  <Application>Microsoft Office Word</Application>
  <DocSecurity>4</DocSecurity>
  <Lines>366</Lines>
  <Paragraphs>103</Paragraphs>
  <ScaleCrop>false</ScaleCrop>
  <Company>The University of Melbourne</Company>
  <LinksUpToDate>false</LinksUpToDate>
  <CharactersWithSpaces>51646</CharactersWithSpaces>
  <SharedDoc>false</SharedDoc>
  <HLinks>
    <vt:vector size="228" baseType="variant">
      <vt:variant>
        <vt:i4>2752563</vt:i4>
      </vt:variant>
      <vt:variant>
        <vt:i4>111</vt:i4>
      </vt:variant>
      <vt:variant>
        <vt:i4>0</vt:i4>
      </vt:variant>
      <vt:variant>
        <vt:i4>5</vt:i4>
      </vt:variant>
      <vt:variant>
        <vt:lpwstr>https://doi.org/10.1016/j.atmosenv.2021.118829</vt:lpwstr>
      </vt:variant>
      <vt:variant>
        <vt:lpwstr/>
      </vt:variant>
      <vt:variant>
        <vt:i4>6094929</vt:i4>
      </vt:variant>
      <vt:variant>
        <vt:i4>108</vt:i4>
      </vt:variant>
      <vt:variant>
        <vt:i4>0</vt:i4>
      </vt:variant>
      <vt:variant>
        <vt:i4>5</vt:i4>
      </vt:variant>
      <vt:variant>
        <vt:lpwstr>https://www.who.int/news-room/fact-sheets/detail/ambient-(outdoor)-air-quality-and-health</vt:lpwstr>
      </vt:variant>
      <vt:variant>
        <vt:lpwstr/>
      </vt:variant>
      <vt:variant>
        <vt:i4>1769539</vt:i4>
      </vt:variant>
      <vt:variant>
        <vt:i4>105</vt:i4>
      </vt:variant>
      <vt:variant>
        <vt:i4>0</vt:i4>
      </vt:variant>
      <vt:variant>
        <vt:i4>5</vt:i4>
      </vt:variant>
      <vt:variant>
        <vt:lpwstr>https://www.who.int/publications/i/item/9789240034228</vt:lpwstr>
      </vt:variant>
      <vt:variant>
        <vt:lpwstr/>
      </vt:variant>
      <vt:variant>
        <vt:i4>655377</vt:i4>
      </vt:variant>
      <vt:variant>
        <vt:i4>102</vt:i4>
      </vt:variant>
      <vt:variant>
        <vt:i4>0</vt:i4>
      </vt:variant>
      <vt:variant>
        <vt:i4>5</vt:i4>
      </vt:variant>
      <vt:variant>
        <vt:lpwstr>https://doi.org/10.3390/atmos9120466</vt:lpwstr>
      </vt:variant>
      <vt:variant>
        <vt:lpwstr/>
      </vt:variant>
      <vt:variant>
        <vt:i4>2621484</vt:i4>
      </vt:variant>
      <vt:variant>
        <vt:i4>99</vt:i4>
      </vt:variant>
      <vt:variant>
        <vt:i4>0</vt:i4>
      </vt:variant>
      <vt:variant>
        <vt:i4>5</vt:i4>
      </vt:variant>
      <vt:variant>
        <vt:lpwstr>https://doi.org/10.1016/j.atmosenv.2018.05.034</vt:lpwstr>
      </vt:variant>
      <vt:variant>
        <vt:lpwstr/>
      </vt:variant>
      <vt:variant>
        <vt:i4>5767192</vt:i4>
      </vt:variant>
      <vt:variant>
        <vt:i4>96</vt:i4>
      </vt:variant>
      <vt:variant>
        <vt:i4>0</vt:i4>
      </vt:variant>
      <vt:variant>
        <vt:i4>5</vt:i4>
      </vt:variant>
      <vt:variant>
        <vt:lpwstr>https://doi.org/10.1016/j.jenvman.2020.111681</vt:lpwstr>
      </vt:variant>
      <vt:variant>
        <vt:lpwstr/>
      </vt:variant>
      <vt:variant>
        <vt:i4>4718610</vt:i4>
      </vt:variant>
      <vt:variant>
        <vt:i4>93</vt:i4>
      </vt:variant>
      <vt:variant>
        <vt:i4>0</vt:i4>
      </vt:variant>
      <vt:variant>
        <vt:i4>5</vt:i4>
      </vt:variant>
      <vt:variant>
        <vt:lpwstr>https://www.intertekinform.com/en-au/standards/as-nzs-3580-1-1-2016-100904_saig_as_as_212008/</vt:lpwstr>
      </vt:variant>
      <vt:variant>
        <vt:lpwstr/>
      </vt:variant>
      <vt:variant>
        <vt:i4>2621561</vt:i4>
      </vt:variant>
      <vt:variant>
        <vt:i4>90</vt:i4>
      </vt:variant>
      <vt:variant>
        <vt:i4>0</vt:i4>
      </vt:variant>
      <vt:variant>
        <vt:i4>5</vt:i4>
      </vt:variant>
      <vt:variant>
        <vt:lpwstr>https://doi.org/10.1016/j.scitotenv.2021.152254</vt:lpwstr>
      </vt:variant>
      <vt:variant>
        <vt:lpwstr/>
      </vt:variant>
      <vt:variant>
        <vt:i4>524367</vt:i4>
      </vt:variant>
      <vt:variant>
        <vt:i4>87</vt:i4>
      </vt:variant>
      <vt:variant>
        <vt:i4>0</vt:i4>
      </vt:variant>
      <vt:variant>
        <vt:i4>5</vt:i4>
      </vt:variant>
      <vt:variant>
        <vt:lpwstr>https://doi.org/10.1080/07293682.2020.1739095</vt:lpwstr>
      </vt:variant>
      <vt:variant>
        <vt:lpwstr/>
      </vt:variant>
      <vt:variant>
        <vt:i4>5898314</vt:i4>
      </vt:variant>
      <vt:variant>
        <vt:i4>84</vt:i4>
      </vt:variant>
      <vt:variant>
        <vt:i4>0</vt:i4>
      </vt:variant>
      <vt:variant>
        <vt:i4>5</vt:i4>
      </vt:variant>
      <vt:variant>
        <vt:lpwstr>https://doi.org/10.5194/acp-18-13969-2018</vt:lpwstr>
      </vt:variant>
      <vt:variant>
        <vt:lpwstr/>
      </vt:variant>
      <vt:variant>
        <vt:i4>6881391</vt:i4>
      </vt:variant>
      <vt:variant>
        <vt:i4>81</vt:i4>
      </vt:variant>
      <vt:variant>
        <vt:i4>0</vt:i4>
      </vt:variant>
      <vt:variant>
        <vt:i4>5</vt:i4>
      </vt:variant>
      <vt:variant>
        <vt:lpwstr>https://www.legislation.gov.au/F2007B01142/2016-02-03/text</vt:lpwstr>
      </vt:variant>
      <vt:variant>
        <vt:lpwstr/>
      </vt:variant>
      <vt:variant>
        <vt:i4>3473528</vt:i4>
      </vt:variant>
      <vt:variant>
        <vt:i4>78</vt:i4>
      </vt:variant>
      <vt:variant>
        <vt:i4>0</vt:i4>
      </vt:variant>
      <vt:variant>
        <vt:i4>5</vt:i4>
      </vt:variant>
      <vt:variant>
        <vt:lpwstr>https://ourworldindata.org/data-review-air-pollution-deaths</vt:lpwstr>
      </vt:variant>
      <vt:variant>
        <vt:lpwstr/>
      </vt:variant>
      <vt:variant>
        <vt:i4>2162724</vt:i4>
      </vt:variant>
      <vt:variant>
        <vt:i4>75</vt:i4>
      </vt:variant>
      <vt:variant>
        <vt:i4>0</vt:i4>
      </vt:variant>
      <vt:variant>
        <vt:i4>5</vt:i4>
      </vt:variant>
      <vt:variant>
        <vt:lpwstr>https://doi.org/10.1016/j.wace.2017.10.004</vt:lpwstr>
      </vt:variant>
      <vt:variant>
        <vt:lpwstr/>
      </vt:variant>
      <vt:variant>
        <vt:i4>131092</vt:i4>
      </vt:variant>
      <vt:variant>
        <vt:i4>72</vt:i4>
      </vt:variant>
      <vt:variant>
        <vt:i4>0</vt:i4>
      </vt:variant>
      <vt:variant>
        <vt:i4>5</vt:i4>
      </vt:variant>
      <vt:variant>
        <vt:lpwstr>https://doi.org/10.3390/atmos14020406</vt:lpwstr>
      </vt:variant>
      <vt:variant>
        <vt:lpwstr/>
      </vt:variant>
      <vt:variant>
        <vt:i4>2687011</vt:i4>
      </vt:variant>
      <vt:variant>
        <vt:i4>69</vt:i4>
      </vt:variant>
      <vt:variant>
        <vt:i4>0</vt:i4>
      </vt:variant>
      <vt:variant>
        <vt:i4>5</vt:i4>
      </vt:variant>
      <vt:variant>
        <vt:lpwstr>https://doi.org/10.1016/j.atmosenv.2015.09.019</vt:lpwstr>
      </vt:variant>
      <vt:variant>
        <vt:lpwstr/>
      </vt:variant>
      <vt:variant>
        <vt:i4>7012460</vt:i4>
      </vt:variant>
      <vt:variant>
        <vt:i4>66</vt:i4>
      </vt:variant>
      <vt:variant>
        <vt:i4>0</vt:i4>
      </vt:variant>
      <vt:variant>
        <vt:i4>5</vt:i4>
      </vt:variant>
      <vt:variant>
        <vt:lpwstr>https://www.stateofglobalair.org/resources/report/state-global-air-report-2024</vt:lpwstr>
      </vt:variant>
      <vt:variant>
        <vt:lpwstr/>
      </vt:variant>
      <vt:variant>
        <vt:i4>5439559</vt:i4>
      </vt:variant>
      <vt:variant>
        <vt:i4>63</vt:i4>
      </vt:variant>
      <vt:variant>
        <vt:i4>0</vt:i4>
      </vt:variant>
      <vt:variant>
        <vt:i4>5</vt:i4>
      </vt:variant>
      <vt:variant>
        <vt:lpwstr>https://www.stateofglobalair.org/resources/report/how-does-air-pollution-affect-life-expectancy-around-world</vt:lpwstr>
      </vt:variant>
      <vt:variant>
        <vt:lpwstr/>
      </vt:variant>
      <vt:variant>
        <vt:i4>6946920</vt:i4>
      </vt:variant>
      <vt:variant>
        <vt:i4>60</vt:i4>
      </vt:variant>
      <vt:variant>
        <vt:i4>0</vt:i4>
      </vt:variant>
      <vt:variant>
        <vt:i4>5</vt:i4>
      </vt:variant>
      <vt:variant>
        <vt:lpwstr>https://doi.org/10.4236/jep.2021.126024</vt:lpwstr>
      </vt:variant>
      <vt:variant>
        <vt:lpwstr/>
      </vt:variant>
      <vt:variant>
        <vt:i4>2162743</vt:i4>
      </vt:variant>
      <vt:variant>
        <vt:i4>57</vt:i4>
      </vt:variant>
      <vt:variant>
        <vt:i4>0</vt:i4>
      </vt:variant>
      <vt:variant>
        <vt:i4>5</vt:i4>
      </vt:variant>
      <vt:variant>
        <vt:lpwstr>https://doi.org/10.1007/s11869-020-00913-8</vt:lpwstr>
      </vt:variant>
      <vt:variant>
        <vt:lpwstr/>
      </vt:variant>
      <vt:variant>
        <vt:i4>4784221</vt:i4>
      </vt:variant>
      <vt:variant>
        <vt:i4>54</vt:i4>
      </vt:variant>
      <vt:variant>
        <vt:i4>0</vt:i4>
      </vt:variant>
      <vt:variant>
        <vt:i4>5</vt:i4>
      </vt:variant>
      <vt:variant>
        <vt:lpwstr>https://doi.org/10.1016/j.envres.2022.114144</vt:lpwstr>
      </vt:variant>
      <vt:variant>
        <vt:lpwstr/>
      </vt:variant>
      <vt:variant>
        <vt:i4>5046345</vt:i4>
      </vt:variant>
      <vt:variant>
        <vt:i4>51</vt:i4>
      </vt:variant>
      <vt:variant>
        <vt:i4>0</vt:i4>
      </vt:variant>
      <vt:variant>
        <vt:i4>5</vt:i4>
      </vt:variant>
      <vt:variant>
        <vt:lpwstr>https://doi.org/10.1016/j.joclim.2021.100110</vt:lpwstr>
      </vt:variant>
      <vt:variant>
        <vt:lpwstr/>
      </vt:variant>
      <vt:variant>
        <vt:i4>2359418</vt:i4>
      </vt:variant>
      <vt:variant>
        <vt:i4>48</vt:i4>
      </vt:variant>
      <vt:variant>
        <vt:i4>0</vt:i4>
      </vt:variant>
      <vt:variant>
        <vt:i4>5</vt:i4>
      </vt:variant>
      <vt:variant>
        <vt:lpwstr>https://discover.data.vic.gov.au/dataset/epa-air-watch-all-sites-air-quality-hourly-averages-yearly/historical</vt:lpwstr>
      </vt:variant>
      <vt:variant>
        <vt:lpwstr/>
      </vt:variant>
      <vt:variant>
        <vt:i4>6946942</vt:i4>
      </vt:variant>
      <vt:variant>
        <vt:i4>45</vt:i4>
      </vt:variant>
      <vt:variant>
        <vt:i4>0</vt:i4>
      </vt:variant>
      <vt:variant>
        <vt:i4>5</vt:i4>
      </vt:variant>
      <vt:variant>
        <vt:lpwstr>https://www.airquality.nsw.gov.au/air-quality-data-services/data-download-facility</vt:lpwstr>
      </vt:variant>
      <vt:variant>
        <vt:lpwstr/>
      </vt:variant>
      <vt:variant>
        <vt:i4>5111877</vt:i4>
      </vt:variant>
      <vt:variant>
        <vt:i4>42</vt:i4>
      </vt:variant>
      <vt:variant>
        <vt:i4>0</vt:i4>
      </vt:variant>
      <vt:variant>
        <vt:i4>5</vt:i4>
      </vt:variant>
      <vt:variant>
        <vt:lpwstr>https://www.epa.vic.gov.au/about-epa/publications/2052-nepm-compliance-air-monitoring-report</vt:lpwstr>
      </vt:variant>
      <vt:variant>
        <vt:lpwstr/>
      </vt:variant>
      <vt:variant>
        <vt:i4>2162802</vt:i4>
      </vt:variant>
      <vt:variant>
        <vt:i4>39</vt:i4>
      </vt:variant>
      <vt:variant>
        <vt:i4>0</vt:i4>
      </vt:variant>
      <vt:variant>
        <vt:i4>5</vt:i4>
      </vt:variant>
      <vt:variant>
        <vt:lpwstr>https://www.epa.vic.gov.au/for-community/current-projects-issues/preventing-pollution-brooklyn</vt:lpwstr>
      </vt:variant>
      <vt:variant>
        <vt:lpwstr/>
      </vt:variant>
      <vt:variant>
        <vt:i4>1310730</vt:i4>
      </vt:variant>
      <vt:variant>
        <vt:i4>36</vt:i4>
      </vt:variant>
      <vt:variant>
        <vt:i4>0</vt:i4>
      </vt:variant>
      <vt:variant>
        <vt:i4>5</vt:i4>
      </vt:variant>
      <vt:variant>
        <vt:lpwstr>https://www.epa.vic.gov.au/about-epa/publications/2060-air-pollution-inner-west-melbourne</vt:lpwstr>
      </vt:variant>
      <vt:variant>
        <vt:lpwstr/>
      </vt:variant>
      <vt:variant>
        <vt:i4>2556024</vt:i4>
      </vt:variant>
      <vt:variant>
        <vt:i4>33</vt:i4>
      </vt:variant>
      <vt:variant>
        <vt:i4>0</vt:i4>
      </vt:variant>
      <vt:variant>
        <vt:i4>5</vt:i4>
      </vt:variant>
      <vt:variant>
        <vt:lpwstr>https://www.epa.vic.gov.au/about-epa/publications/1709</vt:lpwstr>
      </vt:variant>
      <vt:variant>
        <vt:lpwstr/>
      </vt:variant>
      <vt:variant>
        <vt:i4>2883710</vt:i4>
      </vt:variant>
      <vt:variant>
        <vt:i4>30</vt:i4>
      </vt:variant>
      <vt:variant>
        <vt:i4>0</vt:i4>
      </vt:variant>
      <vt:variant>
        <vt:i4>5</vt:i4>
      </vt:variant>
      <vt:variant>
        <vt:lpwstr>https://www.epa.vic.gov.au/about-epa/publications/1663</vt:lpwstr>
      </vt:variant>
      <vt:variant>
        <vt:lpwstr/>
      </vt:variant>
      <vt:variant>
        <vt:i4>3014768</vt:i4>
      </vt:variant>
      <vt:variant>
        <vt:i4>27</vt:i4>
      </vt:variant>
      <vt:variant>
        <vt:i4>0</vt:i4>
      </vt:variant>
      <vt:variant>
        <vt:i4>5</vt:i4>
      </vt:variant>
      <vt:variant>
        <vt:lpwstr>https://www.epa.vic.gov.au/about-epa/publications/1483</vt:lpwstr>
      </vt:variant>
      <vt:variant>
        <vt:lpwstr/>
      </vt:variant>
      <vt:variant>
        <vt:i4>3080315</vt:i4>
      </vt:variant>
      <vt:variant>
        <vt:i4>24</vt:i4>
      </vt:variant>
      <vt:variant>
        <vt:i4>0</vt:i4>
      </vt:variant>
      <vt:variant>
        <vt:i4>5</vt:i4>
      </vt:variant>
      <vt:variant>
        <vt:lpwstr>https://www.epa.vic.gov.au/about-epa/publications/1137</vt:lpwstr>
      </vt:variant>
      <vt:variant>
        <vt:lpwstr/>
      </vt:variant>
      <vt:variant>
        <vt:i4>2687082</vt:i4>
      </vt:variant>
      <vt:variant>
        <vt:i4>21</vt:i4>
      </vt:variant>
      <vt:variant>
        <vt:i4>0</vt:i4>
      </vt:variant>
      <vt:variant>
        <vt:i4>5</vt:i4>
      </vt:variant>
      <vt:variant>
        <vt:lpwstr>https://www.environment.nsw.gov.au/research-and-publications/publications-search/new-south-wales-annual-compliance-report-2021</vt:lpwstr>
      </vt:variant>
      <vt:variant>
        <vt:lpwstr/>
      </vt:variant>
      <vt:variant>
        <vt:i4>2097257</vt:i4>
      </vt:variant>
      <vt:variant>
        <vt:i4>18</vt:i4>
      </vt:variant>
      <vt:variant>
        <vt:i4>0</vt:i4>
      </vt:variant>
      <vt:variant>
        <vt:i4>5</vt:i4>
      </vt:variant>
      <vt:variant>
        <vt:lpwstr>https://www.environment.nsw.gov.au/research-and-publications/publications-search/new-south-wales-annual-compliance-report-2018</vt:lpwstr>
      </vt:variant>
      <vt:variant>
        <vt:lpwstr/>
      </vt:variant>
      <vt:variant>
        <vt:i4>3080297</vt:i4>
      </vt:variant>
      <vt:variant>
        <vt:i4>15</vt:i4>
      </vt:variant>
      <vt:variant>
        <vt:i4>0</vt:i4>
      </vt:variant>
      <vt:variant>
        <vt:i4>5</vt:i4>
      </vt:variant>
      <vt:variant>
        <vt:lpwstr>https://www.environment.nsw.gov.au/research-and-publications/publications-search/new-south-wales-annual-compliance-report-2017</vt:lpwstr>
      </vt:variant>
      <vt:variant>
        <vt:lpwstr/>
      </vt:variant>
      <vt:variant>
        <vt:i4>4259853</vt:i4>
      </vt:variant>
      <vt:variant>
        <vt:i4>12</vt:i4>
      </vt:variant>
      <vt:variant>
        <vt:i4>0</vt:i4>
      </vt:variant>
      <vt:variant>
        <vt:i4>5</vt:i4>
      </vt:variant>
      <vt:variant>
        <vt:lpwstr>https://www.epa.nsw.gov.au/your-environment/air/regional-air-quality</vt:lpwstr>
      </vt:variant>
      <vt:variant>
        <vt:lpwstr/>
      </vt:variant>
      <vt:variant>
        <vt:i4>8257582</vt:i4>
      </vt:variant>
      <vt:variant>
        <vt:i4>9</vt:i4>
      </vt:variant>
      <vt:variant>
        <vt:i4>0</vt:i4>
      </vt:variant>
      <vt:variant>
        <vt:i4>5</vt:i4>
      </vt:variant>
      <vt:variant>
        <vt:lpwstr>https://soe.dcceew.gov.au/</vt:lpwstr>
      </vt:variant>
      <vt:variant>
        <vt:lpwstr/>
      </vt:variant>
      <vt:variant>
        <vt:i4>327702</vt:i4>
      </vt:variant>
      <vt:variant>
        <vt:i4>6</vt:i4>
      </vt:variant>
      <vt:variant>
        <vt:i4>0</vt:i4>
      </vt:variant>
      <vt:variant>
        <vt:i4>5</vt:i4>
      </vt:variant>
      <vt:variant>
        <vt:lpwstr>https://doi.org/10.3390/atmos13020176</vt:lpwstr>
      </vt:variant>
      <vt:variant>
        <vt:lpwstr/>
      </vt:variant>
      <vt:variant>
        <vt:i4>4522063</vt:i4>
      </vt:variant>
      <vt:variant>
        <vt:i4>3</vt:i4>
      </vt:variant>
      <vt:variant>
        <vt:i4>0</vt:i4>
      </vt:variant>
      <vt:variant>
        <vt:i4>5</vt:i4>
      </vt:variant>
      <vt:variant>
        <vt:lpwstr>https://doi.org/10.1016/j.envres.2019.03.068</vt:lpwstr>
      </vt:variant>
      <vt:variant>
        <vt:lpwstr/>
      </vt:variant>
      <vt:variant>
        <vt:i4>3866732</vt:i4>
      </vt:variant>
      <vt:variant>
        <vt:i4>0</vt:i4>
      </vt:variant>
      <vt:variant>
        <vt:i4>0</vt:i4>
      </vt:variant>
      <vt:variant>
        <vt:i4>5</vt:i4>
      </vt:variant>
      <vt:variant>
        <vt:lpwstr>https://doi.org/10.1016/j.annepidem.2011.11.004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William Mkasimongwa</dc:creator>
  <cp:keywords/>
  <dc:description/>
  <cp:lastModifiedBy>Robyn Schofield</cp:lastModifiedBy>
  <cp:revision>1044</cp:revision>
  <dcterms:created xsi:type="dcterms:W3CDTF">2024-10-03T17:40:00Z</dcterms:created>
  <dcterms:modified xsi:type="dcterms:W3CDTF">2024-11-15T00:47:00Z</dcterms:modified>
</cp:coreProperties>
</file>